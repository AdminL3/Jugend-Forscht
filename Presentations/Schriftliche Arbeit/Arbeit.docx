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0DED3" w14:textId="5D7939D3" w:rsidR="004D5799" w:rsidRPr="005B59DC" w:rsidRDefault="004D5799" w:rsidP="00910B4F">
      <w:pPr>
        <w:pStyle w:val="berschrift1"/>
        <w:spacing w:before="0" w:line="360" w:lineRule="auto"/>
        <w:jc w:val="center"/>
        <w:rPr>
          <w:rFonts w:cs="Arial"/>
          <w:b w:val="0"/>
          <w:sz w:val="20"/>
        </w:rPr>
      </w:pPr>
    </w:p>
    <w:p w14:paraId="78112408" w14:textId="2E382B08"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5B59DC" w:rsidRDefault="004D5799" w:rsidP="005B59DC">
      <w:pPr>
        <w:spacing w:line="360" w:lineRule="auto"/>
        <w:jc w:val="both"/>
        <w:rPr>
          <w:rFonts w:cs="Arial"/>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Pr>
          <w:rFonts w:cs="Arial"/>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242B5DDF" w14:textId="498B171B" w:rsidR="00F478A8" w:rsidRPr="0038654A" w:rsidRDefault="00F478A8" w:rsidP="0038654A">
      <w:pPr>
        <w:spacing w:line="360" w:lineRule="auto"/>
        <w:jc w:val="both"/>
        <w:rPr>
          <w:rFonts w:cs="Arial"/>
          <w:b/>
          <w:sz w:val="20"/>
        </w:rPr>
      </w:pPr>
      <w:r w:rsidRPr="0038654A">
        <w:rPr>
          <w:rFonts w:cs="Arial"/>
          <w:b/>
          <w:sz w:val="20"/>
        </w:rPr>
        <w:t>Projektüberblick</w:t>
      </w:r>
    </w:p>
    <w:p w14:paraId="6426CBDE" w14:textId="4FE126F6" w:rsidR="005548AF" w:rsidRPr="00910B4F" w:rsidRDefault="005548AF">
      <w:pPr>
        <w:pStyle w:val="JugendForscht"/>
        <w:rPr>
          <w:ins w:id="1" w:author="Levi Blu" w:date="2025-01-06T15:43:00Z"/>
        </w:rPr>
        <w:pPrChange w:id="2" w:author="Levi Blu" w:date="2025-01-06T15:48:00Z">
          <w:pPr>
            <w:spacing w:line="360" w:lineRule="auto"/>
            <w:jc w:val="both"/>
          </w:pPr>
        </w:pPrChange>
      </w:pPr>
      <w:ins w:id="3" w:author="Levi Blu" w:date="2025-01-06T15:43:00Z">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ins>
      <w:ins w:id="4" w:author="Levi Blu" w:date="2025-01-06T15:44:00Z">
        <w:r w:rsidRPr="00910B4F">
          <w:t xml:space="preserve"> </w:t>
        </w:r>
      </w:ins>
      <w:ins w:id="5" w:author="Levi Blu" w:date="2025-01-06T15:43:00Z">
        <w:r w:rsidRPr="00910B4F">
          <w:t>sowie deren Länge und Anzahl. Der geplante Zeitraum dieser Analyse ist 10 bis 20 Jahre.</w:t>
        </w:r>
      </w:ins>
    </w:p>
    <w:p w14:paraId="14AE8106" w14:textId="77CF9487" w:rsidR="001437E5" w:rsidRDefault="005548AF">
      <w:pPr>
        <w:pStyle w:val="JugendForscht"/>
      </w:pPr>
      <w:ins w:id="6" w:author="Levi Blu" w:date="2025-01-06T15:43:00Z">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ins>
      <w:del w:id="7" w:author="Levi Blu" w:date="2025-01-06T15:43:00Z">
        <w:r w:rsidR="001437E5" w:rsidRPr="00910B4F" w:rsidDel="005548AF">
          <w:delText>Bitte stell</w:delText>
        </w:r>
        <w:r w:rsidR="00882E54" w:rsidRPr="00910B4F" w:rsidDel="005548AF">
          <w:delText>t</w:delText>
        </w:r>
        <w:r w:rsidR="001437E5" w:rsidRPr="00910B4F" w:rsidDel="005548AF">
          <w:delText xml:space="preserve"> </w:delText>
        </w:r>
        <w:r w:rsidR="00882E54" w:rsidRPr="00910B4F" w:rsidDel="005548AF">
          <w:delText>euer</w:delText>
        </w:r>
        <w:r w:rsidR="001437E5" w:rsidRPr="00910B4F" w:rsidDel="005548AF">
          <w:delText xml:space="preserve"> Projekt für Medien und Öffentlichkeit anhand folgender Fragen dar.</w:delText>
        </w:r>
      </w:del>
    </w:p>
    <w:p w14:paraId="7181F6A0" w14:textId="77777777" w:rsidR="00972228" w:rsidRPr="00910B4F" w:rsidDel="005548AF" w:rsidRDefault="00972228" w:rsidP="00972228">
      <w:pPr>
        <w:pStyle w:val="JugendForscht"/>
        <w:rPr>
          <w:del w:id="8" w:author="Levi Blu" w:date="2025-01-06T15:43:00Z"/>
        </w:rPr>
      </w:pPr>
    </w:p>
    <w:p w14:paraId="076C97C8" w14:textId="649DE3E7" w:rsidR="001437E5" w:rsidRPr="00C730AC" w:rsidDel="005548AF" w:rsidRDefault="001437E5">
      <w:pPr>
        <w:pStyle w:val="JugendForscht"/>
        <w:rPr>
          <w:del w:id="9" w:author="Levi Blu" w:date="2025-01-06T15:43:00Z"/>
        </w:rPr>
        <w:pPrChange w:id="10" w:author="Levi Blu" w:date="2025-01-06T15:48:00Z">
          <w:pPr>
            <w:pStyle w:val="Listenabsatz"/>
            <w:numPr>
              <w:numId w:val="41"/>
            </w:numPr>
            <w:spacing w:after="0" w:line="360" w:lineRule="auto"/>
            <w:ind w:hanging="360"/>
            <w:jc w:val="both"/>
          </w:pPr>
        </w:pPrChange>
      </w:pPr>
      <w:del w:id="11" w:author="Levi Blu" w:date="2025-01-06T15:43:00Z">
        <w:r w:rsidRPr="00C730AC" w:rsidDel="005548AF">
          <w:delText xml:space="preserve">Was ist </w:delText>
        </w:r>
        <w:r w:rsidR="00882E54" w:rsidDel="005548AF">
          <w:delText>euer</w:delText>
        </w:r>
        <w:r w:rsidRPr="00C730AC" w:rsidDel="005548AF">
          <w:delText xml:space="preserve"> Thema?</w:delText>
        </w:r>
      </w:del>
    </w:p>
    <w:p w14:paraId="7E34B687" w14:textId="2DC6323D" w:rsidR="001437E5" w:rsidRPr="00C730AC" w:rsidDel="005548AF" w:rsidRDefault="001437E5">
      <w:pPr>
        <w:pStyle w:val="JugendForscht"/>
        <w:rPr>
          <w:del w:id="12" w:author="Levi Blu" w:date="2025-01-06T15:43:00Z"/>
        </w:rPr>
        <w:pPrChange w:id="13" w:author="Levi Blu" w:date="2025-01-06T15:48:00Z">
          <w:pPr>
            <w:pStyle w:val="Listenabsatz"/>
            <w:numPr>
              <w:numId w:val="41"/>
            </w:numPr>
            <w:spacing w:after="0" w:line="360" w:lineRule="auto"/>
            <w:ind w:hanging="360"/>
            <w:jc w:val="both"/>
          </w:pPr>
        </w:pPrChange>
      </w:pPr>
      <w:del w:id="14" w:author="Levi Blu" w:date="2025-01-06T15:43:00Z">
        <w:r w:rsidRPr="00C730AC" w:rsidDel="005548AF">
          <w:delText xml:space="preserve">Was ist das Ziel </w:delText>
        </w:r>
        <w:r w:rsidR="00882E54" w:rsidDel="005548AF">
          <w:delText>eures</w:delText>
        </w:r>
        <w:r w:rsidRPr="00C730AC" w:rsidDel="005548AF">
          <w:delText xml:space="preserve"> Projektes?</w:delText>
        </w:r>
      </w:del>
    </w:p>
    <w:p w14:paraId="7D2222CD" w14:textId="37D2A32D" w:rsidR="001437E5" w:rsidRPr="00C730AC" w:rsidDel="005548AF" w:rsidRDefault="001437E5">
      <w:pPr>
        <w:pStyle w:val="JugendForscht"/>
        <w:rPr>
          <w:del w:id="15" w:author="Levi Blu" w:date="2025-01-06T15:43:00Z"/>
        </w:rPr>
        <w:pPrChange w:id="16" w:author="Levi Blu" w:date="2025-01-06T15:48:00Z">
          <w:pPr>
            <w:pStyle w:val="Listenabsatz"/>
            <w:numPr>
              <w:numId w:val="41"/>
            </w:numPr>
            <w:spacing w:after="0" w:line="360" w:lineRule="auto"/>
            <w:ind w:hanging="360"/>
            <w:jc w:val="both"/>
          </w:pPr>
        </w:pPrChange>
      </w:pPr>
      <w:del w:id="17" w:author="Levi Blu" w:date="2025-01-06T15:43:00Z">
        <w:r w:rsidRPr="00C730AC" w:rsidDel="005548AF">
          <w:delText xml:space="preserve">Wie </w:delText>
        </w:r>
        <w:r w:rsidR="00882E54" w:rsidDel="005548AF">
          <w:delText>seid ihr</w:delText>
        </w:r>
        <w:r w:rsidRPr="00C730AC" w:rsidDel="005548AF">
          <w:delText xml:space="preserve"> auf die Idee gekommen?</w:delText>
        </w:r>
      </w:del>
    </w:p>
    <w:p w14:paraId="08251467" w14:textId="1FE02A2C" w:rsidR="001437E5" w:rsidRPr="00C730AC" w:rsidDel="005548AF" w:rsidRDefault="001437E5">
      <w:pPr>
        <w:pStyle w:val="JugendForscht"/>
        <w:rPr>
          <w:del w:id="18" w:author="Levi Blu" w:date="2025-01-06T15:43:00Z"/>
        </w:rPr>
        <w:pPrChange w:id="19" w:author="Levi Blu" w:date="2025-01-06T15:48:00Z">
          <w:pPr>
            <w:pStyle w:val="Listenabsatz"/>
            <w:numPr>
              <w:numId w:val="41"/>
            </w:numPr>
            <w:spacing w:after="0" w:line="360" w:lineRule="auto"/>
            <w:ind w:hanging="360"/>
            <w:jc w:val="both"/>
          </w:pPr>
        </w:pPrChange>
      </w:pPr>
      <w:del w:id="20" w:author="Levi Blu" w:date="2025-01-06T15:43:00Z">
        <w:r w:rsidRPr="00C730AC" w:rsidDel="005548AF">
          <w:delText>Was ha</w:delText>
        </w:r>
        <w:r w:rsidR="00882E54" w:rsidDel="005548AF">
          <w:delText>b</w:delText>
        </w:r>
        <w:r w:rsidRPr="00C730AC" w:rsidDel="005548AF">
          <w:delText xml:space="preserve">t </w:delText>
        </w:r>
        <w:r w:rsidR="00882E54" w:rsidDel="005548AF">
          <w:delText>ihr</w:delText>
        </w:r>
        <w:r w:rsidRPr="00C730AC" w:rsidDel="005548AF">
          <w:delText xml:space="preserve"> gemacht?</w:delText>
        </w:r>
      </w:del>
    </w:p>
    <w:p w14:paraId="4A19EC22" w14:textId="48711ACD" w:rsidR="001437E5" w:rsidRPr="00C730AC" w:rsidRDefault="001437E5">
      <w:pPr>
        <w:pStyle w:val="JugendForscht"/>
        <w:pPrChange w:id="21" w:author="Levi Blu" w:date="2025-01-06T15:48:00Z">
          <w:pPr>
            <w:pStyle w:val="Listenabsatz"/>
            <w:numPr>
              <w:numId w:val="41"/>
            </w:numPr>
            <w:spacing w:after="0" w:line="360" w:lineRule="auto"/>
            <w:ind w:hanging="360"/>
            <w:jc w:val="both"/>
          </w:pPr>
        </w:pPrChange>
      </w:pPr>
      <w:del w:id="22" w:author="Levi Blu" w:date="2025-01-06T15:43:00Z">
        <w:r w:rsidRPr="00C730AC" w:rsidDel="005548AF">
          <w:delText>Was ha</w:delText>
        </w:r>
        <w:r w:rsidR="00882E54" w:rsidDel="005548AF">
          <w:delText>b</w:delText>
        </w:r>
        <w:r w:rsidRPr="00C730AC" w:rsidDel="005548AF">
          <w:delText xml:space="preserve">t </w:delText>
        </w:r>
        <w:r w:rsidR="00882E54" w:rsidDel="005548AF">
          <w:delText>ihr</w:delText>
        </w:r>
        <w:r w:rsidRPr="00C730AC" w:rsidDel="005548AF">
          <w:delText xml:space="preserve"> noch vor?</w:delText>
        </w:r>
      </w:del>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B555F3A" w:rsidR="005548AF" w:rsidRPr="008338A4" w:rsidRDefault="005548AF" w:rsidP="008338A4">
      <w:pPr>
        <w:spacing w:line="360" w:lineRule="auto"/>
        <w:jc w:val="both"/>
        <w:rPr>
          <w:ins w:id="23" w:author="Levi Blu" w:date="2025-01-06T15:46:00Z"/>
          <w:color w:val="000000" w:themeColor="text1"/>
          <w:sz w:val="20"/>
          <w:rPrChange w:id="24" w:author="Levi Blu" w:date="2025-01-06T15:47:00Z">
            <w:rPr>
              <w:ins w:id="25" w:author="Levi Blu" w:date="2025-01-06T15:46:00Z"/>
              <w:rFonts w:ascii="Helvetica" w:hAnsi="Helvetica" w:cs="Helvetica"/>
              <w:color w:val="555555"/>
            </w:rPr>
          </w:rPrChange>
        </w:rPr>
      </w:pPr>
      <w:ins w:id="26" w:author="Levi Blu" w:date="2025-01-06T15:46:00Z">
        <w:r w:rsidRPr="008338A4">
          <w:rPr>
            <w:color w:val="000000" w:themeColor="text1"/>
            <w:sz w:val="20"/>
            <w:rPrChange w:id="27" w:author="Levi Blu" w:date="2025-01-06T15:47:00Z">
              <w:rPr>
                <w:rFonts w:ascii="Helvetica" w:hAnsi="Helvetica" w:cs="Helvetica"/>
                <w:color w:val="555555"/>
                <w:sz w:val="24"/>
                <w:szCs w:val="24"/>
                <w:lang w:val="en-GB" w:eastAsia="en-GB"/>
              </w:rPr>
            </w:rPrChange>
          </w:rPr>
          <w:t>Das Projekt untersucht die zeitliche Entwicklung von Sentiment (Polarisation und Objektivität), Artikellänge und Artikelanzahl in "The New York Times" und "The Guardian" zwischen 2010 und 2021. Mithilfe von Python wurden Artikel gesammelt und analysiert, um langfristige Trends zu identifizieren.</w:t>
        </w:r>
        <w:r w:rsidRPr="008338A4">
          <w:rPr>
            <w:color w:val="000000" w:themeColor="text1"/>
            <w:sz w:val="20"/>
            <w:rPrChange w:id="28" w:author="Levi Blu" w:date="2025-01-06T15:47:00Z">
              <w:rPr>
                <w:rFonts w:ascii="Helvetica" w:hAnsi="Helvetica" w:cs="Helvetica"/>
                <w:color w:val="555555"/>
                <w:sz w:val="24"/>
                <w:szCs w:val="24"/>
                <w:lang w:val="en-GB" w:eastAsia="en-GB"/>
              </w:rPr>
            </w:rPrChange>
          </w:rPr>
          <w:br/>
          <w:t xml:space="preserve">Da für die Auswertung der Analyse eine Vielzahl von Optionen möglich ist, wurde zur Veranschaulichung exemplarisch die Analyse von </w:t>
        </w:r>
        <w:proofErr w:type="gramStart"/>
        <w:r w:rsidRPr="008338A4">
          <w:rPr>
            <w:color w:val="000000" w:themeColor="text1"/>
            <w:sz w:val="20"/>
            <w:rPrChange w:id="29" w:author="Levi Blu" w:date="2025-01-06T15:47:00Z">
              <w:rPr>
                <w:rFonts w:ascii="Helvetica" w:hAnsi="Helvetica" w:cs="Helvetica"/>
                <w:color w:val="555555"/>
                <w:sz w:val="24"/>
                <w:szCs w:val="24"/>
                <w:lang w:val="en-GB" w:eastAsia="en-GB"/>
              </w:rPr>
            </w:rPrChange>
          </w:rPr>
          <w:t>Artikelanzahl….</w:t>
        </w:r>
        <w:proofErr w:type="gramEnd"/>
        <w:r w:rsidRPr="008338A4">
          <w:rPr>
            <w:color w:val="000000" w:themeColor="text1"/>
            <w:sz w:val="20"/>
            <w:rPrChange w:id="30" w:author="Levi Blu" w:date="2025-01-06T15:47:00Z">
              <w:rPr>
                <w:rFonts w:ascii="Helvetica" w:hAnsi="Helvetica" w:cs="Helvetica"/>
                <w:color w:val="555555"/>
                <w:sz w:val="24"/>
                <w:szCs w:val="24"/>
                <w:lang w:val="en-GB" w:eastAsia="en-GB"/>
              </w:rPr>
            </w:rPrChange>
          </w:rPr>
          <w:t>.?? folgende Ergebnisse ausgewählt.</w:t>
        </w:r>
      </w:ins>
    </w:p>
    <w:p w14:paraId="612CEBDF" w14:textId="77777777" w:rsidR="005548AF" w:rsidRPr="005548AF" w:rsidRDefault="005548AF">
      <w:pPr>
        <w:pStyle w:val="JugendForscht"/>
        <w:rPr>
          <w:ins w:id="31" w:author="Levi Blu" w:date="2025-01-06T15:46:00Z"/>
          <w:rPrChange w:id="32" w:author="Levi Blu" w:date="2025-01-06T15:47:00Z">
            <w:rPr>
              <w:ins w:id="33" w:author="Levi Blu" w:date="2025-01-06T15:46:00Z"/>
              <w:rFonts w:ascii="Helvetica" w:hAnsi="Helvetica" w:cs="Helvetica"/>
              <w:color w:val="555555"/>
            </w:rPr>
          </w:rPrChange>
        </w:rPr>
        <w:pPrChange w:id="34" w:author="Levi Blu" w:date="2025-01-06T15:46:00Z">
          <w:pPr>
            <w:pStyle w:val="StandardWeb"/>
            <w:shd w:val="clear" w:color="auto" w:fill="FFFFFF"/>
            <w:spacing w:before="0" w:beforeAutospacing="0" w:after="240" w:afterAutospacing="0"/>
          </w:pPr>
        </w:pPrChange>
      </w:pPr>
      <w:ins w:id="35" w:author="Levi Blu" w:date="2025-01-06T15:46:00Z">
        <w:r w:rsidRPr="005548AF">
          <w:rPr>
            <w:rPrChange w:id="36" w:author="Levi Blu" w:date="2025-01-06T15:47:00Z">
              <w:rPr>
                <w:rFonts w:ascii="Helvetica" w:hAnsi="Helvetica" w:cs="Helvetica"/>
                <w:color w:val="555555"/>
              </w:rPr>
            </w:rPrChange>
          </w:rPr>
          <w:t>Die Ergebnisse zeigen:</w:t>
        </w:r>
      </w:ins>
    </w:p>
    <w:p w14:paraId="1361AF78" w14:textId="77777777" w:rsidR="005548AF" w:rsidRPr="005548AF" w:rsidRDefault="005548AF">
      <w:pPr>
        <w:pStyle w:val="JugendForscht"/>
        <w:rPr>
          <w:ins w:id="37" w:author="Levi Blu" w:date="2025-01-06T15:46:00Z"/>
          <w:rPrChange w:id="38" w:author="Levi Blu" w:date="2025-01-06T15:47:00Z">
            <w:rPr>
              <w:ins w:id="39" w:author="Levi Blu" w:date="2025-01-06T15:46:00Z"/>
              <w:rFonts w:ascii="Helvetica" w:hAnsi="Helvetica" w:cs="Helvetica"/>
              <w:color w:val="555555"/>
            </w:rPr>
          </w:rPrChange>
        </w:rPr>
        <w:pPrChange w:id="40" w:author="Levi Blu" w:date="2025-01-06T15:46:00Z">
          <w:pPr>
            <w:pStyle w:val="StandardWeb"/>
            <w:shd w:val="clear" w:color="auto" w:fill="FFFFFF"/>
            <w:spacing w:before="0" w:beforeAutospacing="0" w:after="240" w:afterAutospacing="0"/>
          </w:pPr>
        </w:pPrChange>
      </w:pPr>
      <w:ins w:id="41" w:author="Levi Blu" w:date="2025-01-06T15:46:00Z">
        <w:r w:rsidRPr="005548AF">
          <w:rPr>
            <w:rPrChange w:id="42" w:author="Levi Blu" w:date="2025-01-06T15:47:00Z">
              <w:rPr>
                <w:rFonts w:ascii="Helvetica" w:hAnsi="Helvetica" w:cs="Helvetica"/>
                <w:color w:val="555555"/>
              </w:rPr>
            </w:rPrChange>
          </w:rPr>
          <w:t>Die Artikelanzahl sinkt im Guardian in der Rubrik "Opinion", während sie im Politikbereich der New York Times deutlich ansteigt.</w:t>
        </w:r>
        <w:r w:rsidRPr="005548AF">
          <w:rPr>
            <w:rPrChange w:id="43" w:author="Levi Blu" w:date="2025-01-06T15:47:00Z">
              <w:rPr>
                <w:rFonts w:ascii="Helvetica" w:hAnsi="Helvetica" w:cs="Helvetica"/>
                <w:color w:val="555555"/>
              </w:rPr>
            </w:rPrChange>
          </w:rPr>
          <w:br/>
        </w:r>
        <w:r w:rsidRPr="005548AF">
          <w:rPr>
            <w:rPrChange w:id="44" w:author="Levi Blu" w:date="2025-01-06T15:47:00Z">
              <w:rPr>
                <w:rFonts w:ascii="Helvetica" w:hAnsi="Helvetica" w:cs="Helvetica"/>
                <w:color w:val="555555"/>
              </w:rPr>
            </w:rPrChange>
          </w:rPr>
          <w:lastRenderedPageBreak/>
          <w:t>Das Sentiment bleibt in beiden Zeitungen konstant (durchschnittlich neutral). Jedoch zeigt die Kategorie "World" eine höhere Subjektivität als "Politics" und "Opinion".</w:t>
        </w:r>
        <w:r w:rsidRPr="005548AF">
          <w:rPr>
            <w:rPrChange w:id="45" w:author="Levi Blu" w:date="2025-01-06T15:47:00Z">
              <w:rPr>
                <w:rFonts w:ascii="Helvetica" w:hAnsi="Helvetica" w:cs="Helvetica"/>
                <w:color w:val="555555"/>
              </w:rPr>
            </w:rPrChange>
          </w:rPr>
          <w:br/>
          <w:t>Die durchschnittliche Artikellänge unterscheidet sich: NYT-Artikel sind mit 1100 Wörtern länger als Guardian-Artikel (800 Wörter), ohne signifikante Entwicklung über die Jahre.</w:t>
        </w:r>
        <w:r w:rsidRPr="005548AF">
          <w:rPr>
            <w:rPrChange w:id="46" w:author="Levi Blu" w:date="2025-01-06T15:47:00Z">
              <w:rPr>
                <w:rFonts w:ascii="Helvetica" w:hAnsi="Helvetica" w:cs="Helvetica"/>
                <w:color w:val="555555"/>
              </w:rPr>
            </w:rPrChange>
          </w:rPr>
          <w:br/>
          <w:t>Diese Erkenntnisse verdeutlichen redaktionelle Unterschiede und zeigen, wie sich globale Ereignisse auf die Berichterstattung beider Zeitungen auswirken.</w:t>
        </w:r>
      </w:ins>
    </w:p>
    <w:p w14:paraId="5D3FCD5C" w14:textId="2880EFAC" w:rsidR="004E68AF" w:rsidDel="005548AF" w:rsidRDefault="00C42CB2" w:rsidP="004E68AF">
      <w:pPr>
        <w:pStyle w:val="Listenabsatz"/>
        <w:spacing w:after="0" w:line="360" w:lineRule="auto"/>
        <w:ind w:left="360"/>
        <w:jc w:val="both"/>
        <w:rPr>
          <w:del w:id="47" w:author="Levi Blu" w:date="2025-01-06T15:46:00Z"/>
          <w:rFonts w:cs="Arial"/>
          <w:bCs/>
          <w:sz w:val="20"/>
        </w:rPr>
      </w:pPr>
      <w:del w:id="48" w:author="Levi Blu" w:date="2025-01-06T15:46:00Z">
        <w:r w:rsidRPr="005B59DC" w:rsidDel="005548AF">
          <w:rPr>
            <w:rFonts w:cs="Arial"/>
            <w:bCs/>
            <w:sz w:val="20"/>
          </w:rPr>
          <w:delText>Bitte fass</w:delText>
        </w:r>
        <w:r w:rsidR="00882E54" w:rsidDel="005548AF">
          <w:rPr>
            <w:rFonts w:cs="Arial"/>
            <w:bCs/>
            <w:sz w:val="20"/>
          </w:rPr>
          <w:delText>t</w:delText>
        </w:r>
        <w:r w:rsidRPr="005B59DC" w:rsidDel="005548AF">
          <w:rPr>
            <w:rFonts w:cs="Arial"/>
            <w:bCs/>
            <w:sz w:val="20"/>
          </w:rPr>
          <w:delText xml:space="preserve"> hier </w:delText>
        </w:r>
        <w:r w:rsidR="00882E54" w:rsidDel="005548AF">
          <w:rPr>
            <w:rFonts w:cs="Arial"/>
            <w:bCs/>
            <w:sz w:val="20"/>
          </w:rPr>
          <w:delText>euer</w:delText>
        </w:r>
        <w:r w:rsidRPr="005B59DC" w:rsidDel="005548AF">
          <w:rPr>
            <w:rFonts w:cs="Arial"/>
            <w:bCs/>
            <w:sz w:val="20"/>
          </w:rPr>
          <w:delText xml:space="preserve"> Projekt kurz für die Jurymitglieder zusammen. Im Unterschied zum Projektüberblick stehen hier die wissenschaftlichen Erkenntnisse im Vordergrund. </w:delText>
        </w:r>
        <w:r w:rsidR="00A868FA" w:rsidRPr="005B59DC" w:rsidDel="005548AF">
          <w:rPr>
            <w:rFonts w:cs="Arial"/>
            <w:bCs/>
            <w:sz w:val="20"/>
          </w:rPr>
          <w:delText xml:space="preserve">Die fachliche Kurzfassung sollte immer auf dem aktuellen Stand der schriftlichen Arbeit sein. </w:delText>
        </w:r>
        <w:r w:rsidRPr="005B59DC" w:rsidDel="005548AF">
          <w:rPr>
            <w:rFonts w:cs="Arial"/>
            <w:bCs/>
            <w:sz w:val="20"/>
          </w:rPr>
          <w:delText xml:space="preserve"> </w:delText>
        </w:r>
      </w:del>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E1AD368" w14:textId="01484C17" w:rsidR="005548AF" w:rsidRPr="005548AF" w:rsidRDefault="005548AF">
      <w:pPr>
        <w:pStyle w:val="JugendForscht"/>
        <w:rPr>
          <w:ins w:id="49" w:author="Levi Blu" w:date="2025-01-06T15:47:00Z"/>
          <w:rPrChange w:id="50" w:author="Levi Blu" w:date="2025-01-06T15:47:00Z">
            <w:rPr>
              <w:ins w:id="51" w:author="Levi Blu" w:date="2025-01-06T15:47:00Z"/>
              <w:rFonts w:ascii="Helvetica" w:hAnsi="Helvetica" w:cs="Helvetica"/>
              <w:color w:val="555555"/>
            </w:rPr>
          </w:rPrChange>
        </w:rPr>
        <w:pPrChange w:id="52" w:author="Levi Blu" w:date="2025-01-06T15:47:00Z">
          <w:pPr>
            <w:pStyle w:val="StandardWeb"/>
            <w:shd w:val="clear" w:color="auto" w:fill="FFFFFF"/>
            <w:spacing w:before="0" w:beforeAutospacing="0" w:after="240" w:afterAutospacing="0"/>
          </w:pPr>
        </w:pPrChange>
      </w:pPr>
      <w:ins w:id="53" w:author="Levi Blu" w:date="2025-01-06T15:47:00Z">
        <w:r w:rsidRPr="005548AF">
          <w:rPr>
            <w:rPrChange w:id="54" w:author="Levi Blu" w:date="2025-01-06T15:47:00Z">
              <w:rPr>
                <w:rFonts w:ascii="Helvetica" w:hAnsi="Helvetica" w:cs="Helvetica"/>
                <w:color w:val="555555"/>
              </w:rPr>
            </w:rPrChange>
          </w:rPr>
          <w:t xml:space="preserve">Die Diskussion über Fake News und das schwindende Vertrauen in die Medien ist in </w:t>
        </w:r>
        <w:proofErr w:type="spellStart"/>
        <w:r w:rsidRPr="005548AF">
          <w:rPr>
            <w:rPrChange w:id="55" w:author="Levi Blu" w:date="2025-01-06T15:47:00Z">
              <w:rPr>
                <w:rFonts w:ascii="Helvetica" w:hAnsi="Helvetica" w:cs="Helvetica"/>
                <w:color w:val="555555"/>
              </w:rPr>
            </w:rPrChange>
          </w:rPr>
          <w:t>allgegewärtig</w:t>
        </w:r>
        <w:proofErr w:type="spellEnd"/>
        <w:r w:rsidRPr="005548AF">
          <w:rPr>
            <w:rPrChange w:id="56" w:author="Levi Blu" w:date="2025-01-06T15:47:00Z">
              <w:rPr>
                <w:rFonts w:ascii="Helvetica" w:hAnsi="Helvetica" w:cs="Helvetica"/>
                <w:color w:val="555555"/>
              </w:rPr>
            </w:rPrChange>
          </w:rPr>
          <w:t>. Laut</w:t>
        </w:r>
        <w:r w:rsidRPr="005548AF">
          <w:rPr>
            <w:b/>
            <w:bCs/>
            <w:rPrChange w:id="57" w:author="Levi Blu" w:date="2025-01-06T15:47:00Z">
              <w:rPr>
                <w:rFonts w:ascii="Helvetica" w:hAnsi="Helvetica" w:cs="Helvetica"/>
                <w:color w:val="555555"/>
              </w:rPr>
            </w:rPrChange>
          </w:rPr>
          <w:t xml:space="preserve"> (</w:t>
        </w:r>
        <w:r w:rsidRPr="005548AF">
          <w:rPr>
            <w:b/>
            <w:bCs/>
            <w:rPrChange w:id="58" w:author="Levi Blu" w:date="2025-01-06T15:47:00Z">
              <w:rPr/>
            </w:rPrChange>
          </w:rPr>
          <w:fldChar w:fldCharType="begin"/>
        </w:r>
        <w:r w:rsidRPr="005548AF">
          <w:rPr>
            <w:b/>
            <w:bCs/>
            <w:rPrChange w:id="59" w:author="Levi Blu" w:date="2025-01-06T15:47:00Z">
              <w:rPr>
                <w:rFonts w:ascii="Helvetica" w:hAnsi="Helvetica" w:cs="Helvetica"/>
                <w:color w:val="555555"/>
              </w:rPr>
            </w:rPrChange>
          </w:rPr>
          <w:instrText xml:space="preserve"> HYPERLINK "http://statita.com/" </w:instrText>
        </w:r>
        <w:r w:rsidRPr="005548AF">
          <w:rPr>
            <w:b/>
            <w:bCs/>
            <w:rPrChange w:id="60" w:author="Levi Blu" w:date="2025-01-06T15:47:00Z">
              <w:rPr/>
            </w:rPrChange>
          </w:rPr>
          <w:fldChar w:fldCharType="separate"/>
        </w:r>
        <w:r w:rsidRPr="005548AF">
          <w:rPr>
            <w:rStyle w:val="Hyperlink"/>
            <w:rFonts w:ascii="Helvetica" w:hAnsi="Helvetica" w:cs="Helvetica"/>
            <w:b/>
            <w:bCs/>
            <w:color w:val="0088CC"/>
            <w:u w:val="none"/>
            <w:rPrChange w:id="61" w:author="Levi Blu" w:date="2025-01-06T15:47:00Z">
              <w:rPr>
                <w:rStyle w:val="Hyperlink"/>
                <w:rFonts w:ascii="Helvetica" w:hAnsi="Helvetica" w:cs="Helvetica"/>
                <w:color w:val="0088CC"/>
                <w:u w:val="none"/>
              </w:rPr>
            </w:rPrChange>
          </w:rPr>
          <w:t>statita.com</w:t>
        </w:r>
        <w:r w:rsidRPr="005548AF">
          <w:rPr>
            <w:b/>
            <w:bCs/>
            <w:rPrChange w:id="62" w:author="Levi Blu" w:date="2025-01-06T15:47:00Z">
              <w:rPr/>
            </w:rPrChange>
          </w:rPr>
          <w:fldChar w:fldCharType="end"/>
        </w:r>
        <w:r w:rsidRPr="005548AF">
          <w:rPr>
            <w:b/>
            <w:bCs/>
            <w:rPrChange w:id="63" w:author="Levi Blu" w:date="2025-01-06T15:47:00Z">
              <w:rPr>
                <w:rFonts w:ascii="Helvetica" w:hAnsi="Helvetica" w:cs="Helvetica"/>
                <w:color w:val="555555"/>
              </w:rPr>
            </w:rPrChange>
          </w:rPr>
          <w:t>)</w:t>
        </w:r>
        <w:r w:rsidRPr="005548AF">
          <w:rPr>
            <w:rPrChange w:id="64" w:author="Levi Blu" w:date="2025-01-06T15:47:00Z">
              <w:rPr>
                <w:rFonts w:ascii="Helvetica" w:hAnsi="Helvetica" w:cs="Helvetica"/>
                <w:color w:val="555555"/>
              </w:rPr>
            </w:rPrChange>
          </w:rPr>
          <w:t xml:space="preserve"> </w:t>
        </w:r>
        <w:proofErr w:type="spellStart"/>
        <w:r w:rsidRPr="005548AF">
          <w:rPr>
            <w:rPrChange w:id="65" w:author="Levi Blu" w:date="2025-01-06T15:47:00Z">
              <w:rPr>
                <w:rFonts w:ascii="Helvetica" w:hAnsi="Helvetica" w:cs="Helvetica"/>
                <w:color w:val="555555"/>
              </w:rPr>
            </w:rPrChange>
          </w:rPr>
          <w:t>Edeman</w:t>
        </w:r>
        <w:proofErr w:type="spellEnd"/>
        <w:r w:rsidRPr="005548AF">
          <w:rPr>
            <w:rPrChange w:id="66" w:author="Levi Blu" w:date="2025-01-06T15:47:00Z">
              <w:rPr>
                <w:rFonts w:ascii="Helvetica" w:hAnsi="Helvetica" w:cs="Helvetica"/>
                <w:color w:val="555555"/>
              </w:rPr>
            </w:rPrChange>
          </w:rPr>
          <w:t xml:space="preserve"> Trust Barometer 2024 zeigt, fass Menschen eher in klassische </w:t>
        </w:r>
        <w:proofErr w:type="spellStart"/>
        <w:r w:rsidRPr="005548AF">
          <w:rPr>
            <w:rPrChange w:id="67" w:author="Levi Blu" w:date="2025-01-06T15:47:00Z">
              <w:rPr>
                <w:rFonts w:ascii="Helvetica" w:hAnsi="Helvetica" w:cs="Helvetica"/>
                <w:color w:val="555555"/>
              </w:rPr>
            </w:rPrChange>
          </w:rPr>
          <w:t>Medienals</w:t>
        </w:r>
        <w:proofErr w:type="spellEnd"/>
        <w:r w:rsidRPr="005548AF">
          <w:rPr>
            <w:rPrChange w:id="68" w:author="Levi Blu" w:date="2025-01-06T15:47:00Z">
              <w:rPr>
                <w:rFonts w:ascii="Helvetica" w:hAnsi="Helvetica" w:cs="Helvetica"/>
                <w:color w:val="555555"/>
              </w:rPr>
            </w:rPrChange>
          </w:rPr>
          <w:t xml:space="preserve"> in </w:t>
        </w:r>
        <w:proofErr w:type="spellStart"/>
        <w:r w:rsidRPr="005548AF">
          <w:rPr>
            <w:rPrChange w:id="69" w:author="Levi Blu" w:date="2025-01-06T15:47:00Z">
              <w:rPr>
                <w:rFonts w:ascii="Helvetica" w:hAnsi="Helvetica" w:cs="Helvetica"/>
                <w:color w:val="555555"/>
              </w:rPr>
            </w:rPrChange>
          </w:rPr>
          <w:t>soziwle</w:t>
        </w:r>
        <w:proofErr w:type="spellEnd"/>
        <w:r w:rsidRPr="005548AF">
          <w:rPr>
            <w:rPrChange w:id="70" w:author="Levi Blu" w:date="2025-01-06T15:47:00Z">
              <w:rPr>
                <w:rFonts w:ascii="Helvetica" w:hAnsi="Helvetica" w:cs="Helvetica"/>
                <w:color w:val="555555"/>
              </w:rPr>
            </w:rPrChange>
          </w:rPr>
          <w:t xml:space="preserve"> Medien vertrauen Jedoch hat „Deutschland, das Land der Qualitätspresse …auch ein Problem mit dem Vertrauen in die Leitmedien…nur 46 % gaben an, sie hätten Vertrauen in die Presse „</w:t>
        </w:r>
        <w:r w:rsidRPr="005548AF">
          <w:rPr>
            <w:rPrChange w:id="71" w:author="Levi Blu" w:date="2025-01-06T15:47:00Z">
              <w:rPr>
                <w:rFonts w:ascii="Helvetica" w:hAnsi="Helvetica" w:cs="Helvetica"/>
                <w:color w:val="555555"/>
              </w:rPr>
            </w:rPrChange>
          </w:rPr>
          <w:br/>
          <w:t>…laut einer FORSA Umfrage aus dem Jahr 2022 sagen 43% der Journalismus sei schlechter geworden (Quelle</w:t>
        </w:r>
        <w:proofErr w:type="gramStart"/>
        <w:r w:rsidRPr="005548AF">
          <w:rPr>
            <w:rPrChange w:id="72" w:author="Levi Blu" w:date="2025-01-06T15:47:00Z">
              <w:rPr>
                <w:rFonts w:ascii="Helvetica" w:hAnsi="Helvetica" w:cs="Helvetica"/>
                <w:color w:val="555555"/>
              </w:rPr>
            </w:rPrChange>
          </w:rPr>
          <w:t>) ,</w:t>
        </w:r>
        <w:proofErr w:type="gramEnd"/>
        <w:r w:rsidRPr="005548AF">
          <w:rPr>
            <w:rPrChange w:id="73" w:author="Levi Blu" w:date="2025-01-06T15:47:00Z">
              <w:rPr>
                <w:rFonts w:ascii="Helvetica" w:hAnsi="Helvetica" w:cs="Helvetica"/>
                <w:color w:val="555555"/>
              </w:rPr>
            </w:rPrChange>
          </w:rPr>
          <w:t xml:space="preserve"> “. Auch in den USA geben laut einer Studie aus dem Jahr 2023 gaben 60 % der Befragten an, ihr Vertrauen in die Medien sei gesunken.</w:t>
        </w:r>
        <w:r w:rsidRPr="005548AF">
          <w:rPr>
            <w:rPrChange w:id="74" w:author="Levi Blu" w:date="2025-01-06T15:47:00Z">
              <w:rPr>
                <w:rFonts w:ascii="Helvetica" w:hAnsi="Helvetica" w:cs="Helvetica"/>
                <w:color w:val="555555"/>
              </w:rPr>
            </w:rPrChange>
          </w:rPr>
          <w:br/>
          <w:t xml:space="preserve">Laut (Quelle) können Leitmedien der Versuchung zu </w:t>
        </w:r>
        <w:proofErr w:type="spellStart"/>
        <w:proofErr w:type="gramStart"/>
        <w:r w:rsidRPr="005548AF">
          <w:rPr>
            <w:rPrChange w:id="75" w:author="Levi Blu" w:date="2025-01-06T15:47:00Z">
              <w:rPr>
                <w:rFonts w:ascii="Helvetica" w:hAnsi="Helvetica" w:cs="Helvetica"/>
                <w:color w:val="555555"/>
              </w:rPr>
            </w:rPrChange>
          </w:rPr>
          <w:t>Polarisieren</w:t>
        </w:r>
        <w:proofErr w:type="spellEnd"/>
        <w:r w:rsidRPr="005548AF">
          <w:rPr>
            <w:rPrChange w:id="76" w:author="Levi Blu" w:date="2025-01-06T15:47:00Z">
              <w:rPr>
                <w:rFonts w:ascii="Helvetica" w:hAnsi="Helvetica" w:cs="Helvetica"/>
                <w:color w:val="555555"/>
              </w:rPr>
            </w:rPrChange>
          </w:rPr>
          <w:t>(</w:t>
        </w:r>
        <w:proofErr w:type="gramEnd"/>
        <w:r w:rsidRPr="005548AF">
          <w:rPr>
            <w:rPrChange w:id="77" w:author="Levi Blu" w:date="2025-01-06T15:47:00Z">
              <w:rPr>
                <w:rFonts w:ascii="Helvetica" w:hAnsi="Helvetica" w:cs="Helvetica"/>
                <w:color w:val="555555"/>
              </w:rPr>
            </w:rPrChange>
          </w:rPr>
          <w:t xml:space="preserve">…) </w:t>
        </w:r>
        <w:proofErr w:type="spellStart"/>
        <w:r w:rsidRPr="005548AF">
          <w:rPr>
            <w:rPrChange w:id="78" w:author="Levi Blu" w:date="2025-01-06T15:47:00Z">
              <w:rPr>
                <w:rFonts w:ascii="Helvetica" w:hAnsi="Helvetica" w:cs="Helvetica"/>
                <w:color w:val="555555"/>
              </w:rPr>
            </w:rPrChange>
          </w:rPr>
          <w:t>noícht</w:t>
        </w:r>
        <w:proofErr w:type="spellEnd"/>
        <w:r w:rsidRPr="005548AF">
          <w:rPr>
            <w:rPrChange w:id="79" w:author="Levi Blu" w:date="2025-01-06T15:47:00Z">
              <w:rPr>
                <w:rFonts w:ascii="Helvetica" w:hAnsi="Helvetica" w:cs="Helvetica"/>
                <w:color w:val="555555"/>
              </w:rPr>
            </w:rPrChange>
          </w:rPr>
          <w:t xml:space="preserve"> widerstehen und bringen (..)m die Demokratie in eine schwierige Lage…</w:t>
        </w:r>
      </w:ins>
    </w:p>
    <w:p w14:paraId="662D3F3B" w14:textId="6A7FA57C" w:rsidR="005548AF" w:rsidRPr="005548AF" w:rsidRDefault="005548AF">
      <w:pPr>
        <w:pStyle w:val="JugendForscht"/>
        <w:rPr>
          <w:ins w:id="80" w:author="Levi Blu" w:date="2025-01-06T15:47:00Z"/>
          <w:rPrChange w:id="81" w:author="Levi Blu" w:date="2025-01-06T15:47:00Z">
            <w:rPr>
              <w:ins w:id="82" w:author="Levi Blu" w:date="2025-01-06T15:47:00Z"/>
              <w:rFonts w:ascii="Helvetica" w:hAnsi="Helvetica" w:cs="Helvetica"/>
              <w:color w:val="555555"/>
            </w:rPr>
          </w:rPrChange>
        </w:rPr>
        <w:pPrChange w:id="83" w:author="Levi Blu" w:date="2025-01-06T15:48:00Z">
          <w:pPr>
            <w:pStyle w:val="StandardWeb"/>
            <w:shd w:val="clear" w:color="auto" w:fill="FFFFFF"/>
            <w:spacing w:before="0" w:beforeAutospacing="0" w:after="240" w:afterAutospacing="0"/>
          </w:pPr>
        </w:pPrChange>
      </w:pPr>
      <w:ins w:id="84" w:author="Levi Blu" w:date="2025-01-06T15:47:00Z">
        <w:r w:rsidRPr="005548AF">
          <w:rPr>
            <w:rPrChange w:id="85" w:author="Levi Blu" w:date="2025-01-06T15:47:00Z">
              <w:rPr>
                <w:rFonts w:ascii="Helvetica" w:hAnsi="Helvetica" w:cs="Helvetica"/>
                <w:color w:val="555555"/>
              </w:rPr>
            </w:rPrChange>
          </w:rPr>
          <w:t>Doch kann man auch wissenschaftlich untersuchen, ob sich die Berichterstattung tatsächlich ins Negative</w:t>
        </w:r>
      </w:ins>
      <w:ins w:id="86" w:author="Levi Blu" w:date="2025-01-06T15:48:00Z">
        <w:r>
          <w:t xml:space="preserve"> </w:t>
        </w:r>
      </w:ins>
      <w:ins w:id="87" w:author="Levi Blu" w:date="2025-01-06T15:47:00Z">
        <w:r w:rsidRPr="005548AF">
          <w:rPr>
            <w:rPrChange w:id="88" w:author="Levi Blu" w:date="2025-01-06T15:47:00Z">
              <w:rPr>
                <w:rFonts w:ascii="Helvetica" w:hAnsi="Helvetica" w:cs="Helvetica"/>
                <w:color w:val="555555"/>
              </w:rPr>
            </w:rPrChange>
          </w:rPr>
          <w:t>verändert hat?</w:t>
        </w:r>
        <w:r w:rsidRPr="005548AF">
          <w:rPr>
            <w:rPrChange w:id="89" w:author="Levi Blu" w:date="2025-01-06T15:47:00Z">
              <w:rPr>
                <w:rFonts w:ascii="Helvetica" w:hAnsi="Helvetica" w:cs="Helvetica"/>
                <w:color w:val="555555"/>
              </w:rPr>
            </w:rPrChange>
          </w:rPr>
          <w:br/>
          <w:t xml:space="preserve">Als Nutzer von sozialen Medien war meine </w:t>
        </w:r>
      </w:ins>
      <w:ins w:id="90" w:author="Levi Blu" w:date="2025-01-06T15:49:00Z">
        <w:r w:rsidRPr="005548AF">
          <w:t>ursprüngliche</w:t>
        </w:r>
      </w:ins>
      <w:ins w:id="91" w:author="Levi Blu" w:date="2025-01-06T15:47:00Z">
        <w:r w:rsidRPr="005548AF">
          <w:rPr>
            <w:rPrChange w:id="92" w:author="Levi Blu" w:date="2025-01-06T15:47:00Z">
              <w:rPr>
                <w:rFonts w:ascii="Helvetica" w:hAnsi="Helvetica" w:cs="Helvetica"/>
                <w:color w:val="555555"/>
              </w:rPr>
            </w:rPrChange>
          </w:rPr>
          <w:t xml:space="preserve"> Idee Artikel der Plattform X (ehemals Twitter) zu analysieren.</w:t>
        </w:r>
      </w:ins>
    </w:p>
    <w:p w14:paraId="70DF9D69" w14:textId="77777777" w:rsidR="005548AF" w:rsidRPr="005548AF" w:rsidRDefault="005548AF">
      <w:pPr>
        <w:pStyle w:val="JugendForscht"/>
        <w:rPr>
          <w:ins w:id="93" w:author="Levi Blu" w:date="2025-01-06T15:47:00Z"/>
          <w:rPrChange w:id="94" w:author="Levi Blu" w:date="2025-01-06T15:47:00Z">
            <w:rPr>
              <w:ins w:id="95" w:author="Levi Blu" w:date="2025-01-06T15:47:00Z"/>
              <w:rFonts w:ascii="Helvetica" w:hAnsi="Helvetica" w:cs="Helvetica"/>
              <w:color w:val="555555"/>
            </w:rPr>
          </w:rPrChange>
        </w:rPr>
        <w:pPrChange w:id="96" w:author="Levi Blu" w:date="2025-01-06T15:47:00Z">
          <w:pPr>
            <w:pStyle w:val="StandardWeb"/>
            <w:shd w:val="clear" w:color="auto" w:fill="FFFFFF"/>
            <w:spacing w:before="0" w:beforeAutospacing="0" w:after="240" w:afterAutospacing="0"/>
          </w:pPr>
        </w:pPrChange>
      </w:pPr>
      <w:ins w:id="97" w:author="Levi Blu" w:date="2025-01-06T15:47:00Z">
        <w:r w:rsidRPr="005548AF">
          <w:rPr>
            <w:rPrChange w:id="98" w:author="Levi Blu" w:date="2025-01-06T15:47:00Z">
              <w:rPr>
                <w:rFonts w:ascii="Helvetica" w:hAnsi="Helvetica" w:cs="Helvetica"/>
                <w:color w:val="555555"/>
              </w:rPr>
            </w:rPrChange>
          </w:rPr>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ins>
    </w:p>
    <w:p w14:paraId="4DA6C353" w14:textId="77777777" w:rsidR="005548AF" w:rsidRPr="005548AF" w:rsidRDefault="005548AF">
      <w:pPr>
        <w:pStyle w:val="JugendForscht"/>
        <w:rPr>
          <w:ins w:id="99" w:author="Levi Blu" w:date="2025-01-06T15:47:00Z"/>
          <w:rPrChange w:id="100" w:author="Levi Blu" w:date="2025-01-06T15:47:00Z">
            <w:rPr>
              <w:ins w:id="101" w:author="Levi Blu" w:date="2025-01-06T15:47:00Z"/>
              <w:rFonts w:ascii="Helvetica" w:hAnsi="Helvetica" w:cs="Helvetica"/>
              <w:color w:val="555555"/>
            </w:rPr>
          </w:rPrChange>
        </w:rPr>
        <w:pPrChange w:id="102" w:author="Levi Blu" w:date="2025-01-06T15:47:00Z">
          <w:pPr>
            <w:pStyle w:val="StandardWeb"/>
            <w:shd w:val="clear" w:color="auto" w:fill="FFFFFF"/>
            <w:spacing w:before="0" w:beforeAutospacing="0" w:after="240" w:afterAutospacing="0"/>
          </w:pPr>
        </w:pPrChange>
      </w:pPr>
      <w:ins w:id="103" w:author="Levi Blu" w:date="2025-01-06T15:47:00Z">
        <w:r w:rsidRPr="005548AF">
          <w:rPr>
            <w:rPrChange w:id="104" w:author="Levi Blu" w:date="2025-01-06T15:47:00Z">
              <w:rPr>
                <w:rFonts w:ascii="Helvetica" w:hAnsi="Helvetica" w:cs="Helvetica"/>
                <w:color w:val="555555"/>
              </w:rPr>
            </w:rPrChange>
          </w:rPr>
          <w:t>Bei meiner ersten Recherche stieß ich auf eine Studie von Michael Haller aus dem Jahr 2017 </w:t>
        </w:r>
        <w:proofErr w:type="gramStart"/>
        <w:r w:rsidRPr="005548AF">
          <w:rPr>
            <w:rStyle w:val="HTMLCode"/>
            <w:rFonts w:ascii="Consolas" w:hAnsi="Consolas"/>
            <w:color w:val="030303"/>
            <w:shd w:val="clear" w:color="auto" w:fill="F0F0F0"/>
          </w:rPr>
          <w:t>Mama?</w:t>
        </w:r>
        <w:r w:rsidRPr="005548AF">
          <w:rPr>
            <w:rPrChange w:id="105" w:author="Levi Blu" w:date="2025-01-06T15:47:00Z">
              <w:rPr>
                <w:rFonts w:ascii="Helvetica" w:hAnsi="Helvetica" w:cs="Helvetica"/>
                <w:color w:val="555555"/>
              </w:rPr>
            </w:rPrChange>
          </w:rPr>
          <w:t>.</w:t>
        </w:r>
        <w:proofErr w:type="gramEnd"/>
        <w:r w:rsidRPr="005548AF">
          <w:rPr>
            <w:rPrChange w:id="106" w:author="Levi Blu" w:date="2025-01-06T15:47:00Z">
              <w:rPr>
                <w:rFonts w:ascii="Helvetica" w:hAnsi="Helvetica" w:cs="Helvetica"/>
                <w:color w:val="555555"/>
              </w:rPr>
            </w:rPrChange>
          </w:rPr>
          <w:t xml:space="preserve"> Er hat die Berichterstattung von drei deutschen Zeitungen über einen Zeitraum von 20 Wochen untersucht. Er wertete 480 Zeitungsausgaben mit 2240 Seiten aus und analysierte 1687 Berichte und Kommentare.</w:t>
        </w:r>
        <w:r w:rsidRPr="005548AF">
          <w:rPr>
            <w:rPrChange w:id="107" w:author="Levi Blu" w:date="2025-01-06T15:47:00Z">
              <w:rPr>
                <w:rFonts w:ascii="Helvetica" w:hAnsi="Helvetica" w:cs="Helvetica"/>
                <w:color w:val="555555"/>
              </w:rPr>
            </w:rPrChange>
          </w:rPr>
          <w:br/>
          <w:t>Meine Idee war eine Langzeitanalyse durchzuführen, um die Entwicklung der Medien über die Jahre hinweg zu analysieren. Mithilfe moderner Technologien wollte ich eine Analyse über einen viel größeren Zeitraum durchführen.</w:t>
        </w:r>
      </w:ins>
    </w:p>
    <w:p w14:paraId="11A01C80" w14:textId="77777777" w:rsidR="005548AF" w:rsidRPr="005548AF" w:rsidRDefault="005548AF">
      <w:pPr>
        <w:pStyle w:val="JugendForscht"/>
        <w:rPr>
          <w:ins w:id="108" w:author="Levi Blu" w:date="2025-01-06T15:47:00Z"/>
          <w:rPrChange w:id="109" w:author="Levi Blu" w:date="2025-01-06T15:47:00Z">
            <w:rPr>
              <w:ins w:id="110" w:author="Levi Blu" w:date="2025-01-06T15:47:00Z"/>
              <w:rFonts w:ascii="Helvetica" w:hAnsi="Helvetica" w:cs="Helvetica"/>
              <w:color w:val="555555"/>
            </w:rPr>
          </w:rPrChange>
        </w:rPr>
        <w:pPrChange w:id="111" w:author="Levi Blu" w:date="2025-01-06T15:47:00Z">
          <w:pPr>
            <w:pStyle w:val="StandardWeb"/>
            <w:shd w:val="clear" w:color="auto" w:fill="FFFFFF"/>
            <w:spacing w:before="0" w:beforeAutospacing="0" w:after="240" w:afterAutospacing="0"/>
          </w:pPr>
        </w:pPrChange>
      </w:pPr>
      <w:ins w:id="112" w:author="Levi Blu" w:date="2025-01-06T15:47:00Z">
        <w:r w:rsidRPr="005548AF">
          <w:rPr>
            <w:rPrChange w:id="113" w:author="Levi Blu" w:date="2025-01-06T15:47:00Z">
              <w:rPr>
                <w:rFonts w:ascii="Helvetica" w:hAnsi="Helvetica" w:cs="Helvetica"/>
                <w:color w:val="555555"/>
              </w:rPr>
            </w:rPrChange>
          </w:rPr>
          <w:t>Hier habe ich zuerst mein Blick auf die "New York Times" geworfen. Diese ist bekannt für ihre objektive Berichterstattung und ist eine der größten Zeitungen in den USA.</w:t>
        </w:r>
      </w:ins>
    </w:p>
    <w:p w14:paraId="467209B4" w14:textId="77777777" w:rsidR="005548AF" w:rsidRPr="005548AF" w:rsidRDefault="005548AF">
      <w:pPr>
        <w:pStyle w:val="JugendForscht"/>
        <w:rPr>
          <w:ins w:id="114" w:author="Levi Blu" w:date="2025-01-06T15:47:00Z"/>
          <w:rPrChange w:id="115" w:author="Levi Blu" w:date="2025-01-06T15:47:00Z">
            <w:rPr>
              <w:ins w:id="116" w:author="Levi Blu" w:date="2025-01-06T15:47:00Z"/>
              <w:rFonts w:ascii="Helvetica" w:hAnsi="Helvetica" w:cs="Helvetica"/>
              <w:color w:val="555555"/>
            </w:rPr>
          </w:rPrChange>
        </w:rPr>
        <w:pPrChange w:id="117" w:author="Levi Blu" w:date="2025-01-06T15:47:00Z">
          <w:pPr>
            <w:pStyle w:val="StandardWeb"/>
            <w:shd w:val="clear" w:color="auto" w:fill="FFFFFF"/>
            <w:spacing w:before="0" w:beforeAutospacing="0" w:after="240" w:afterAutospacing="0"/>
          </w:pPr>
        </w:pPrChange>
      </w:pPr>
      <w:ins w:id="118" w:author="Levi Blu" w:date="2025-01-06T15:47:00Z">
        <w:r w:rsidRPr="005548AF">
          <w:rPr>
            <w:rPrChange w:id="119" w:author="Levi Blu" w:date="2025-01-06T15:47:00Z">
              <w:rPr>
                <w:rFonts w:ascii="Helvetica" w:hAnsi="Helvetica" w:cs="Helvetica"/>
                <w:color w:val="555555"/>
              </w:rPr>
            </w:rPrChange>
          </w:rPr>
          <w:t>Um aber die Werte objektiv zu betrachten und vergleichen brauchte ich eine zweite Zeitschrift, die meinen Anforderungen entsprach. Nach ein wenig suchen stoß ich auf "The Guardian", welche einen guten Kontrast bildet.</w:t>
        </w:r>
        <w:r w:rsidRPr="005548AF">
          <w:rPr>
            <w:rPrChange w:id="120" w:author="Levi Blu" w:date="2025-01-06T15:47:00Z">
              <w:rPr>
                <w:rFonts w:ascii="Helvetica" w:hAnsi="Helvetica" w:cs="Helvetica"/>
                <w:color w:val="555555"/>
              </w:rPr>
            </w:rPrChange>
          </w:rPr>
          <w:br/>
        </w:r>
        <w:r w:rsidRPr="005548AF">
          <w:rPr>
            <w:rStyle w:val="HTMLCode"/>
            <w:rFonts w:ascii="Consolas" w:hAnsi="Consolas"/>
            <w:color w:val="030303"/>
            <w:shd w:val="clear" w:color="auto" w:fill="F0F0F0"/>
          </w:rPr>
          <w:lastRenderedPageBreak/>
          <w:t>Oder:</w:t>
        </w:r>
        <w:r w:rsidRPr="005548AF">
          <w:rPr>
            <w:rPrChange w:id="121" w:author="Levi Blu" w:date="2025-01-06T15:47:00Z">
              <w:rPr>
                <w:rFonts w:ascii="Helvetica" w:hAnsi="Helvetica" w:cs="Helvetica"/>
                <w:color w:val="555555"/>
              </w:rPr>
            </w:rPrChange>
          </w:rPr>
          <w:br/>
          <w:t xml:space="preserve">Als zweite Zeitschrift haben ich </w:t>
        </w:r>
        <w:proofErr w:type="spellStart"/>
        <w:r w:rsidRPr="005548AF">
          <w:rPr>
            <w:rPrChange w:id="122" w:author="Levi Blu" w:date="2025-01-06T15:47:00Z">
              <w:rPr>
                <w:rFonts w:ascii="Helvetica" w:hAnsi="Helvetica" w:cs="Helvetica"/>
                <w:color w:val="555555"/>
              </w:rPr>
            </w:rPrChange>
          </w:rPr>
          <w:t>the</w:t>
        </w:r>
        <w:proofErr w:type="spellEnd"/>
        <w:r w:rsidRPr="005548AF">
          <w:rPr>
            <w:rPrChange w:id="123" w:author="Levi Blu" w:date="2025-01-06T15:47:00Z">
              <w:rPr>
                <w:rFonts w:ascii="Helvetica" w:hAnsi="Helvetica" w:cs="Helvetica"/>
                <w:color w:val="555555"/>
              </w:rPr>
            </w:rPrChange>
          </w:rPr>
          <w:t xml:space="preserve"> Guardian aus UK als Vergleich ausgewählt, ebenfalls wertgeschätzt für seinen unabhängigen Journalismus.</w:t>
        </w:r>
      </w:ins>
    </w:p>
    <w:p w14:paraId="1FEB28DE" w14:textId="77777777" w:rsidR="005548AF" w:rsidRPr="005548AF" w:rsidRDefault="005548AF">
      <w:pPr>
        <w:pStyle w:val="JugendForscht"/>
        <w:rPr>
          <w:ins w:id="124" w:author="Levi Blu" w:date="2025-01-06T15:47:00Z"/>
          <w:rPrChange w:id="125" w:author="Levi Blu" w:date="2025-01-06T15:47:00Z">
            <w:rPr>
              <w:ins w:id="126" w:author="Levi Blu" w:date="2025-01-06T15:47:00Z"/>
              <w:rFonts w:ascii="Helvetica" w:hAnsi="Helvetica" w:cs="Helvetica"/>
              <w:color w:val="555555"/>
            </w:rPr>
          </w:rPrChange>
        </w:rPr>
        <w:pPrChange w:id="127" w:author="Levi Blu" w:date="2025-01-06T15:47:00Z">
          <w:pPr>
            <w:pStyle w:val="StandardWeb"/>
            <w:shd w:val="clear" w:color="auto" w:fill="FFFFFF"/>
            <w:spacing w:before="0" w:beforeAutospacing="0" w:after="240" w:afterAutospacing="0"/>
          </w:pPr>
        </w:pPrChange>
      </w:pPr>
      <w:ins w:id="128" w:author="Levi Blu" w:date="2025-01-06T15:47:00Z">
        <w:r w:rsidRPr="005548AF">
          <w:rPr>
            <w:rPrChange w:id="129" w:author="Levi Blu" w:date="2025-01-06T15:47:00Z">
              <w:rPr>
                <w:rFonts w:ascii="Helvetica" w:hAnsi="Helvetica" w:cs="Helvetica"/>
                <w:color w:val="555555"/>
              </w:rPr>
            </w:rPrChange>
          </w:rPr>
          <w:t>Ziel meiner Arbeit ist die Überprüfung folgender Fragestellungen:</w:t>
        </w:r>
      </w:ins>
    </w:p>
    <w:p w14:paraId="1B8B8466" w14:textId="77777777" w:rsidR="005548AF" w:rsidRDefault="005548AF">
      <w:pPr>
        <w:pStyle w:val="JugendForscht"/>
        <w:rPr>
          <w:ins w:id="130" w:author="Levi Blu" w:date="2025-01-06T15:47:00Z"/>
        </w:rPr>
        <w:pPrChange w:id="131" w:author="Levi Blu" w:date="2025-01-06T15:47:00Z">
          <w:pPr>
            <w:numPr>
              <w:numId w:val="49"/>
            </w:numPr>
            <w:shd w:val="clear" w:color="auto" w:fill="FFFFFF"/>
            <w:tabs>
              <w:tab w:val="num" w:pos="720"/>
            </w:tabs>
            <w:spacing w:before="100" w:beforeAutospacing="1" w:after="0"/>
            <w:ind w:left="720" w:hanging="360"/>
          </w:pPr>
        </w:pPrChange>
      </w:pPr>
      <w:ins w:id="132" w:author="Levi Blu" w:date="2025-01-06T15:47:00Z">
        <w:r>
          <w:t>Wie objektiv sind die beiden analysierten Zeitungen wirklich?</w:t>
        </w:r>
      </w:ins>
    </w:p>
    <w:p w14:paraId="5262F5ED" w14:textId="77777777" w:rsidR="005548AF" w:rsidRDefault="005548AF">
      <w:pPr>
        <w:pStyle w:val="JugendForscht"/>
        <w:rPr>
          <w:ins w:id="133" w:author="Levi Blu" w:date="2025-01-06T15:47:00Z"/>
        </w:rPr>
        <w:pPrChange w:id="134" w:author="Levi Blu" w:date="2025-01-06T15:47:00Z">
          <w:pPr>
            <w:numPr>
              <w:numId w:val="49"/>
            </w:numPr>
            <w:shd w:val="clear" w:color="auto" w:fill="FFFFFF"/>
            <w:tabs>
              <w:tab w:val="num" w:pos="720"/>
            </w:tabs>
            <w:spacing w:before="100" w:beforeAutospacing="1" w:after="0"/>
            <w:ind w:left="720" w:hanging="360"/>
          </w:pPr>
        </w:pPrChange>
      </w:pPr>
      <w:ins w:id="135" w:author="Levi Blu" w:date="2025-01-06T15:47:00Z">
        <w:r>
          <w:t xml:space="preserve">Wie stark hat sich die Medienberichterstattung bezogen auf Artikellänge und </w:t>
        </w:r>
        <w:proofErr w:type="spellStart"/>
        <w:r>
          <w:t>anzahl</w:t>
        </w:r>
        <w:proofErr w:type="spellEnd"/>
        <w:r>
          <w:t xml:space="preserve"> in den letzten Jahren verändert?</w:t>
        </w:r>
      </w:ins>
    </w:p>
    <w:p w14:paraId="398159C4" w14:textId="77777777" w:rsidR="005548AF" w:rsidRDefault="005548AF">
      <w:pPr>
        <w:pStyle w:val="JugendForscht"/>
        <w:rPr>
          <w:ins w:id="136" w:author="Levi Blu" w:date="2025-01-06T15:47:00Z"/>
        </w:rPr>
        <w:pPrChange w:id="137" w:author="Levi Blu" w:date="2025-01-06T15:47:00Z">
          <w:pPr>
            <w:numPr>
              <w:numId w:val="49"/>
            </w:numPr>
            <w:shd w:val="clear" w:color="auto" w:fill="FFFFFF"/>
            <w:tabs>
              <w:tab w:val="num" w:pos="720"/>
            </w:tabs>
            <w:spacing w:before="100" w:beforeAutospacing="1" w:after="0"/>
            <w:ind w:left="720" w:hanging="360"/>
          </w:pPr>
        </w:pPrChange>
      </w:pPr>
      <w:ins w:id="138" w:author="Levi Blu" w:date="2025-01-06T15:47:00Z">
        <w:r>
          <w:t>Wird die Medienberichte tatsächlich immer negativer dargestellt?</w:t>
        </w:r>
      </w:ins>
    </w:p>
    <w:p w14:paraId="325D97C9" w14:textId="77777777" w:rsidR="005548AF" w:rsidRDefault="005548AF">
      <w:pPr>
        <w:pStyle w:val="JugendForscht"/>
        <w:rPr>
          <w:ins w:id="139" w:author="Levi Blu" w:date="2025-01-06T15:47:00Z"/>
        </w:rPr>
        <w:pPrChange w:id="140" w:author="Levi Blu" w:date="2025-01-06T15:47:00Z">
          <w:pPr>
            <w:numPr>
              <w:numId w:val="49"/>
            </w:numPr>
            <w:shd w:val="clear" w:color="auto" w:fill="FFFFFF"/>
            <w:tabs>
              <w:tab w:val="num" w:pos="720"/>
            </w:tabs>
            <w:spacing w:before="100" w:beforeAutospacing="1" w:after="0"/>
            <w:ind w:left="720" w:hanging="360"/>
          </w:pPr>
        </w:pPrChange>
      </w:pPr>
      <w:ins w:id="141" w:author="Levi Blu" w:date="2025-01-06T15:47:00Z">
        <w:r>
          <w:t>Sind Medien in den USA subjektiver als in Großbritannien?</w:t>
        </w:r>
      </w:ins>
    </w:p>
    <w:p w14:paraId="70072E8B" w14:textId="60138CED" w:rsidR="00F83F27" w:rsidRPr="005B59DC" w:rsidDel="005548AF" w:rsidRDefault="0077745E" w:rsidP="00C730AC">
      <w:pPr>
        <w:spacing w:after="0" w:line="360" w:lineRule="auto"/>
        <w:ind w:left="360"/>
        <w:jc w:val="both"/>
        <w:rPr>
          <w:del w:id="142" w:author="Levi Blu" w:date="2025-01-06T15:47:00Z"/>
          <w:rFonts w:cs="Arial"/>
          <w:sz w:val="20"/>
        </w:rPr>
      </w:pPr>
      <w:del w:id="143" w:author="Levi Blu" w:date="2025-01-06T15:47:00Z">
        <w:r w:rsidRPr="005B59DC" w:rsidDel="005548AF">
          <w:rPr>
            <w:rFonts w:cs="Arial"/>
            <w:sz w:val="20"/>
          </w:rPr>
          <w:delText xml:space="preserve">Hier </w:delText>
        </w:r>
        <w:r w:rsidR="00784295" w:rsidRPr="005B59DC" w:rsidDel="005548AF">
          <w:rPr>
            <w:rFonts w:cs="Arial"/>
            <w:sz w:val="20"/>
          </w:rPr>
          <w:delText xml:space="preserve">führt ihr </w:delText>
        </w:r>
        <w:r w:rsidR="007A4EDE" w:rsidRPr="005B59DC" w:rsidDel="005548AF">
          <w:rPr>
            <w:rFonts w:cs="Arial"/>
            <w:sz w:val="20"/>
          </w:rPr>
          <w:delText xml:space="preserve">die </w:delText>
        </w:r>
        <w:r w:rsidR="008875DE" w:rsidRPr="005B59DC" w:rsidDel="005548AF">
          <w:rPr>
            <w:rFonts w:cs="Arial"/>
            <w:sz w:val="20"/>
          </w:rPr>
          <w:delText>Jurymitglieder</w:delText>
        </w:r>
        <w:r w:rsidR="00784295" w:rsidRPr="005B59DC" w:rsidDel="005548AF">
          <w:rPr>
            <w:rFonts w:cs="Arial"/>
            <w:sz w:val="20"/>
          </w:rPr>
          <w:delText xml:space="preserve"> in euer Thema ein</w:delText>
        </w:r>
        <w:r w:rsidRPr="005B59DC" w:rsidDel="005548AF">
          <w:rPr>
            <w:rFonts w:cs="Arial"/>
            <w:sz w:val="20"/>
          </w:rPr>
          <w:delText xml:space="preserve">. </w:delText>
        </w:r>
        <w:r w:rsidR="00AD2A47" w:rsidRPr="005B59DC" w:rsidDel="005548AF">
          <w:rPr>
            <w:rFonts w:cs="Arial"/>
            <w:sz w:val="20"/>
          </w:rPr>
          <w:delText xml:space="preserve">Beschreibt gezielt eure Fragestellung. Lehrbuch-/Unterrichtswissen ist dabei weniger wichtig. </w:delText>
        </w:r>
        <w:r w:rsidR="00F83F27" w:rsidRPr="005B59DC" w:rsidDel="005548AF">
          <w:rPr>
            <w:rFonts w:cs="Arial"/>
            <w:sz w:val="20"/>
          </w:rPr>
          <w:delText>Beantwortet</w:delText>
        </w:r>
        <w:r w:rsidR="005B59DC" w:rsidRPr="005B59DC" w:rsidDel="005548AF">
          <w:rPr>
            <w:rFonts w:cs="Arial"/>
            <w:sz w:val="20"/>
          </w:rPr>
          <w:delText xml:space="preserve"> </w:delText>
        </w:r>
        <w:r w:rsidR="00A868FA" w:rsidRPr="005B59DC" w:rsidDel="005548AF">
          <w:rPr>
            <w:rFonts w:cs="Arial"/>
            <w:sz w:val="20"/>
          </w:rPr>
          <w:delText xml:space="preserve">die </w:delText>
        </w:r>
        <w:r w:rsidR="00F83F27" w:rsidRPr="005B59DC" w:rsidDel="005548AF">
          <w:rPr>
            <w:rFonts w:cs="Arial"/>
            <w:sz w:val="20"/>
          </w:rPr>
          <w:delText>folgende</w:delText>
        </w:r>
        <w:r w:rsidR="00A868FA" w:rsidRPr="005B59DC" w:rsidDel="005548AF">
          <w:rPr>
            <w:rFonts w:cs="Arial"/>
            <w:sz w:val="20"/>
          </w:rPr>
          <w:delText>n</w:delText>
        </w:r>
        <w:r w:rsidR="00F83F27" w:rsidRPr="005B59DC" w:rsidDel="005548AF">
          <w:rPr>
            <w:rFonts w:cs="Arial"/>
            <w:sz w:val="20"/>
          </w:rPr>
          <w:delText xml:space="preserve"> Fragen</w:delText>
        </w:r>
        <w:r w:rsidR="00055F97" w:rsidDel="005548AF">
          <w:rPr>
            <w:rFonts w:cs="Arial"/>
            <w:sz w:val="20"/>
          </w:rPr>
          <w:delText>.</w:delText>
        </w:r>
      </w:del>
    </w:p>
    <w:p w14:paraId="5E91720C" w14:textId="236B2504" w:rsidR="00784295" w:rsidRPr="00E32970" w:rsidDel="005548AF" w:rsidRDefault="00C806D1" w:rsidP="00E32970">
      <w:pPr>
        <w:pStyle w:val="Listenabsatz"/>
        <w:numPr>
          <w:ilvl w:val="0"/>
          <w:numId w:val="42"/>
        </w:numPr>
        <w:spacing w:after="0" w:line="360" w:lineRule="auto"/>
        <w:jc w:val="both"/>
        <w:rPr>
          <w:del w:id="144" w:author="Levi Blu" w:date="2025-01-06T15:47:00Z"/>
          <w:rFonts w:cs="Arial"/>
          <w:sz w:val="20"/>
        </w:rPr>
      </w:pPr>
      <w:del w:id="145" w:author="Levi Blu" w:date="2025-01-06T15:47:00Z">
        <w:r w:rsidRPr="00E32970" w:rsidDel="005548AF">
          <w:rPr>
            <w:rFonts w:cs="Arial"/>
            <w:sz w:val="20"/>
          </w:rPr>
          <w:delText>Welche Frage</w:delText>
        </w:r>
        <w:r w:rsidR="00784295" w:rsidRPr="00E32970" w:rsidDel="005548AF">
          <w:rPr>
            <w:rFonts w:cs="Arial"/>
            <w:sz w:val="20"/>
          </w:rPr>
          <w:delText xml:space="preserve"> bzw. welches Problem wollt ihr</w:delText>
        </w:r>
        <w:r w:rsidR="00F83F27" w:rsidRPr="00E32970" w:rsidDel="005548AF">
          <w:rPr>
            <w:rFonts w:cs="Arial"/>
            <w:sz w:val="20"/>
          </w:rPr>
          <w:delText xml:space="preserve"> lösen?</w:delText>
        </w:r>
        <w:r w:rsidR="00412D39" w:rsidRPr="00E32970" w:rsidDel="005548AF">
          <w:rPr>
            <w:rFonts w:cs="Arial"/>
            <w:sz w:val="20"/>
          </w:rPr>
          <w:delText xml:space="preserve"> – </w:delText>
        </w:r>
        <w:r w:rsidR="008875DE" w:rsidRPr="00E32970" w:rsidDel="005548AF">
          <w:rPr>
            <w:rFonts w:cs="Arial"/>
            <w:sz w:val="20"/>
          </w:rPr>
          <w:delText>Ziel eurer Arbeit</w:delText>
        </w:r>
      </w:del>
    </w:p>
    <w:p w14:paraId="0CD11167" w14:textId="6F700618" w:rsidR="0077745E" w:rsidRPr="00E32970" w:rsidDel="005548AF" w:rsidRDefault="00784295" w:rsidP="00E32970">
      <w:pPr>
        <w:pStyle w:val="Listenabsatz"/>
        <w:numPr>
          <w:ilvl w:val="0"/>
          <w:numId w:val="42"/>
        </w:numPr>
        <w:spacing w:after="0" w:line="360" w:lineRule="auto"/>
        <w:jc w:val="both"/>
        <w:rPr>
          <w:del w:id="146" w:author="Levi Blu" w:date="2025-01-06T15:47:00Z"/>
          <w:rFonts w:cs="Arial"/>
          <w:sz w:val="20"/>
        </w:rPr>
      </w:pPr>
      <w:del w:id="147" w:author="Levi Blu" w:date="2025-01-06T15:47:00Z">
        <w:r w:rsidRPr="00E32970" w:rsidDel="005548AF">
          <w:rPr>
            <w:rFonts w:cs="Arial"/>
            <w:sz w:val="20"/>
          </w:rPr>
          <w:delText>Wie seid ihr auf das Thema gekommen?</w:delText>
        </w:r>
      </w:del>
    </w:p>
    <w:p w14:paraId="4B954421" w14:textId="58360F6D" w:rsidR="00452801" w:rsidRPr="00E32970" w:rsidDel="005548AF" w:rsidRDefault="00F83F27" w:rsidP="00E32970">
      <w:pPr>
        <w:pStyle w:val="Listenabsatz"/>
        <w:numPr>
          <w:ilvl w:val="0"/>
          <w:numId w:val="42"/>
        </w:numPr>
        <w:spacing w:after="0" w:line="360" w:lineRule="auto"/>
        <w:jc w:val="both"/>
        <w:rPr>
          <w:del w:id="148" w:author="Levi Blu" w:date="2025-01-06T15:47:00Z"/>
          <w:rFonts w:cs="Arial"/>
          <w:sz w:val="20"/>
        </w:rPr>
      </w:pPr>
      <w:del w:id="149" w:author="Levi Blu" w:date="2025-01-06T15:47:00Z">
        <w:r w:rsidRPr="00E32970" w:rsidDel="005548AF">
          <w:rPr>
            <w:rFonts w:cs="Arial"/>
            <w:sz w:val="20"/>
          </w:rPr>
          <w:delText xml:space="preserve">Welche </w:delText>
        </w:r>
        <w:r w:rsidR="002F6E9A" w:rsidRPr="00E32970" w:rsidDel="005548AF">
          <w:rPr>
            <w:rFonts w:cs="Arial"/>
            <w:sz w:val="20"/>
          </w:rPr>
          <w:delText>Hypothese</w:delText>
        </w:r>
        <w:r w:rsidR="00D52802" w:rsidRPr="00E32970" w:rsidDel="005548AF">
          <w:rPr>
            <w:rFonts w:cs="Arial"/>
            <w:sz w:val="20"/>
          </w:rPr>
          <w:delText>(n)</w:delText>
        </w:r>
        <w:r w:rsidR="001621A0" w:rsidRPr="00E32970" w:rsidDel="005548AF">
          <w:rPr>
            <w:rFonts w:cs="Arial"/>
            <w:sz w:val="20"/>
          </w:rPr>
          <w:delText>/</w:delText>
        </w:r>
        <w:r w:rsidR="002F6E9A" w:rsidRPr="00E32970" w:rsidDel="005548AF">
          <w:rPr>
            <w:rFonts w:cs="Arial"/>
            <w:sz w:val="20"/>
          </w:rPr>
          <w:delText>Vermutung</w:delText>
        </w:r>
        <w:r w:rsidR="004D5AF3" w:rsidRPr="00E32970" w:rsidDel="005548AF">
          <w:rPr>
            <w:rFonts w:cs="Arial"/>
            <w:sz w:val="20"/>
          </w:rPr>
          <w:delText>(</w:delText>
        </w:r>
        <w:r w:rsidR="00D52802" w:rsidRPr="00E32970" w:rsidDel="005548AF">
          <w:rPr>
            <w:rFonts w:cs="Arial"/>
            <w:sz w:val="20"/>
          </w:rPr>
          <w:delText>en</w:delText>
        </w:r>
        <w:r w:rsidR="004D5AF3" w:rsidRPr="00E32970" w:rsidDel="005548AF">
          <w:rPr>
            <w:rFonts w:cs="Arial"/>
            <w:sz w:val="20"/>
          </w:rPr>
          <w:delText>)</w:delText>
        </w:r>
        <w:r w:rsidR="009B797E" w:rsidRPr="00E32970" w:rsidDel="005548AF">
          <w:rPr>
            <w:rFonts w:cs="Arial"/>
            <w:sz w:val="20"/>
          </w:rPr>
          <w:delText xml:space="preserve"> </w:delText>
        </w:r>
        <w:r w:rsidRPr="00E32970" w:rsidDel="005548AF">
          <w:rPr>
            <w:rFonts w:cs="Arial"/>
            <w:sz w:val="20"/>
          </w:rPr>
          <w:delText>wollt ihr mit eurer Arbeit überprüfen?</w:delText>
        </w:r>
      </w:del>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48580BCC" w14:textId="661504DE" w:rsidR="005548AF" w:rsidRPr="005548AF" w:rsidRDefault="005548AF" w:rsidP="005548AF">
      <w:pPr>
        <w:spacing w:before="120" w:line="360" w:lineRule="auto"/>
        <w:jc w:val="both"/>
        <w:rPr>
          <w:rFonts w:cs="Arial"/>
          <w:b/>
          <w:bCs/>
          <w:sz w:val="20"/>
        </w:rPr>
      </w:pPr>
      <w:r>
        <w:rPr>
          <w:rFonts w:cs="Arial"/>
          <w:b/>
          <w:bCs/>
          <w:sz w:val="20"/>
        </w:rPr>
        <w:t>Fehlt noch</w:t>
      </w:r>
    </w:p>
    <w:p w14:paraId="7A1154F9" w14:textId="77777777" w:rsidR="005B59DC" w:rsidRPr="005B59DC" w:rsidRDefault="005B59DC" w:rsidP="005B59DC">
      <w:pPr>
        <w:pStyle w:val="Listenabsatz"/>
        <w:spacing w:line="360" w:lineRule="auto"/>
        <w:ind w:left="360"/>
        <w:jc w:val="both"/>
        <w:rPr>
          <w:rFonts w:cs="Arial"/>
          <w:sz w:val="20"/>
        </w:rPr>
      </w:pP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F7002C1" w:rsidR="005548AF" w:rsidRPr="00972228" w:rsidRDefault="005548AF" w:rsidP="00972228">
      <w:pPr>
        <w:pStyle w:val="JugendForscht"/>
        <w:rPr>
          <w:rFonts w:cs="Arial"/>
          <w:color w:val="auto"/>
        </w:rPr>
      </w:pPr>
      <w:r w:rsidRPr="00972228">
        <w:t>Der Vorgang, um die Daten zu sammeln und zu analysieren, ist sehr komplex und wird in mehreren Schritten durchgeführt.</w:t>
      </w:r>
    </w:p>
    <w:p w14:paraId="7E111731" w14:textId="0D6CE142" w:rsidR="005548AF" w:rsidRPr="00972228" w:rsidRDefault="00972228" w:rsidP="00972228">
      <w:pPr>
        <w:pStyle w:val="JugendForscht"/>
      </w:pPr>
      <w:r>
        <w:t>4.</w:t>
      </w:r>
      <w:r w:rsidR="005548AF" w:rsidRPr="00972228">
        <w:t>1. Links sammeln</w:t>
      </w:r>
    </w:p>
    <w:p w14:paraId="70B3AB48" w14:textId="1D74B02C" w:rsidR="005548AF" w:rsidRPr="005548AF" w:rsidRDefault="005548AF" w:rsidP="005548AF">
      <w:pPr>
        <w:pStyle w:val="JugendForscht"/>
        <w:rPr>
          <w:color w:val="555555"/>
          <w:sz w:val="24"/>
          <w:szCs w:val="24"/>
        </w:rPr>
      </w:pPr>
      <w:r w:rsidRPr="005548AF">
        <w:rPr>
          <w:color w:val="555555"/>
        </w:rPr>
        <w:t xml:space="preserve">Der erste Hauptschritt ist, den Artikeltext zu bekommen. Dafür muss ich als erstes Zugriff auf die kompletten Links der beiden Zeitschriften zugreifen. Dafür benutze ich die API von "The New York Times" und "The Guardian". 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proofErr w:type="spellStart"/>
      <w:r w:rsidRPr="00972228">
        <w:t>requests</w:t>
      </w:r>
      <w:proofErr w:type="spellEnd"/>
      <w:r w:rsidRPr="005548AF">
        <w:rPr>
          <w:color w:val="555555"/>
        </w:rPr>
        <w:t>, die Links der Artikel zu bekommen und in einer Datei zu speichern.</w:t>
      </w:r>
      <w:r w:rsidRPr="005548AF">
        <w:rPr>
          <w:color w:val="555555"/>
        </w:rPr>
        <w:br/>
        <w:t>Aufgrund der Unterverzeichnisse des Links kann man das Datum, sowie Rubrik des Artikels auslesen und sortieren (Beispiel?).</w:t>
      </w:r>
      <w:r w:rsidRPr="005548AF">
        <w:rPr>
          <w:color w:val="555555"/>
        </w:rPr>
        <w:br/>
        <w:t>Hier habe ich mich für drei Rubriken entschieden, welche bei beiden Zeitschriften vergleichbar sind. Diese Rubriken sind "World", "Politics" und "Opinion". Jetzt sortiere ich die Links nach Datum und Rubrik.</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4F00B11A" w:rsidR="00A25F4D" w:rsidRDefault="005548AF" w:rsidP="005548AF">
      <w:pPr>
        <w:pStyle w:val="JugendForscht"/>
        <w:rPr>
          <w:color w:val="555555"/>
        </w:rPr>
      </w:pPr>
      <w:r w:rsidRPr="005548AF">
        <w:rPr>
          <w:color w:val="555555"/>
        </w:rPr>
        <w:t xml:space="preserve">Als erstes benötige ich den Quellcode der Webseite. Das beschaffen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w:t>
      </w:r>
      <w:r w:rsidRPr="005548AF">
        <w:rPr>
          <w:color w:val="555555"/>
        </w:rPr>
        <w:lastRenderedPageBreak/>
        <w:t>herunterlade.</w:t>
      </w:r>
      <w:r w:rsidRPr="005548AF">
        <w:rPr>
          <w:color w:val="555555"/>
        </w:rPr>
        <w:br/>
        <w:t>Bei "The Guardian" war dieser Prozess viel einfacher. Ich konnte mit einer einfachen Anfrage mit dem Python Modul </w:t>
      </w:r>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r w:rsidRPr="005548AF">
        <w:rPr>
          <w:color w:val="555555"/>
        </w:rPr>
        <w:t> den Quellcode der Webseite herunterladen. Dieser wurde dann in einer Textdatei gespeichert, sortiert nach Datum und Rubrik.</w:t>
      </w:r>
      <w:r w:rsidRPr="005548AF">
        <w:rPr>
          <w:color w:val="555555"/>
        </w:rPr>
        <w:br/>
        <w:t>Bei der New York Times war es viel komplizierter. Es gibt verschiedene Methoden um den Quell</w:t>
      </w:r>
      <w:r w:rsidR="00A25F4D">
        <w:rPr>
          <w:noProof/>
        </w:rPr>
        <w:drawing>
          <wp:anchor distT="0" distB="0" distL="114300" distR="114300" simplePos="0" relativeHeight="251662336" behindDoc="0" locked="0" layoutInCell="1" allowOverlap="1" wp14:anchorId="492A5BA2" wp14:editId="090DCCFE">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code herunterzuladen. Die Methode </w:t>
      </w:r>
      <w:r w:rsidR="00972228" w:rsidRPr="00972228">
        <w:rPr>
          <w:rStyle w:val="HTMLCode"/>
          <w:rFonts w:ascii="Consolas" w:hAnsi="Consolas"/>
          <w:b/>
          <w:bCs/>
          <w:color w:val="030303"/>
          <w:highlight w:val="lightGray"/>
          <w:shd w:val="clear" w:color="auto" w:fill="F0F0F0"/>
        </w:rPr>
        <w:t>requests</w:t>
      </w:r>
      <w:r w:rsidRPr="005548AF">
        <w:rPr>
          <w:color w:val="555555"/>
        </w:rPr>
        <w:t xml:space="preserve"> wie ich bei "The Guardian" genutzt habe, hat 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Pr="005548AF">
        <w:rPr>
          <w:color w:val="555555"/>
        </w:rPr>
        <w:t>.</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w:t>
      </w:r>
      <w:r>
        <w:rPr>
          <w:color w:val="555555"/>
        </w:rPr>
        <w:t xml:space="preserve">siehe Abbildung </w:t>
      </w:r>
      <w:r>
        <w:rPr>
          <w:color w:val="555555"/>
        </w:rPr>
        <w:t>2).</w:t>
      </w:r>
    </w:p>
    <w:p w14:paraId="2C384E75" w14:textId="77777777" w:rsidR="00A25F4D" w:rsidRDefault="00A25F4D" w:rsidP="005548AF">
      <w:pPr>
        <w:pStyle w:val="JugendForscht"/>
        <w:rPr>
          <w:color w:val="555555"/>
        </w:rPr>
      </w:pPr>
    </w:p>
    <w:p w14:paraId="2FAA1D9B" w14:textId="10AA3548" w:rsidR="005548AF" w:rsidRPr="005548AF" w:rsidRDefault="005548AF" w:rsidP="005548AF">
      <w:pPr>
        <w:pStyle w:val="JugendForscht"/>
        <w:rPr>
          <w:color w:val="555555"/>
          <w:sz w:val="24"/>
          <w:szCs w:val="24"/>
        </w:rPr>
      </w:pPr>
      <w:r w:rsidRPr="005548AF">
        <w:rPr>
          <w:color w:val="555555"/>
        </w:rPr>
        <w:t>Dies hat meine Analyse unmöglich gemacht, und ich musste einen Weg finden, um die Paywall, sowie die vielen Captchas zu umgehen.</w:t>
      </w:r>
      <w:r w:rsidRPr="005548AF">
        <w:rPr>
          <w:color w:val="555555"/>
        </w:rPr>
        <w:br/>
        <w:t xml:space="preserve">Mein erster Versuch war die Maßnahmen </w:t>
      </w:r>
      <w:r w:rsidR="00972228">
        <w:rPr>
          <w:color w:val="555555"/>
        </w:rPr>
        <w:t xml:space="preserve">der New York </w:t>
      </w:r>
      <w:r w:rsidRPr="005548AF">
        <w:rPr>
          <w:color w:val="555555"/>
        </w:rPr>
        <w:t xml:space="preserve">zu verhindern, </w:t>
      </w:r>
      <w:r w:rsidR="00972228">
        <w:rPr>
          <w:color w:val="555555"/>
        </w:rPr>
        <w:t>indem ich durch ro</w:t>
      </w:r>
      <w:r w:rsidRPr="005548AF">
        <w:rPr>
          <w:color w:val="555555"/>
        </w:rPr>
        <w:t>tieren meiner Proxy die Captchas umgehe. Leider haben gratis Proxys oft nicht funktioniert. Eine andere Methode war das benutzen einer Externen API, zum Beispiel </w:t>
      </w:r>
      <w:r w:rsidRPr="00972228">
        <w:rPr>
          <w:rStyle w:val="HTMLCode"/>
          <w:rFonts w:ascii="Consolas" w:hAnsi="Consolas"/>
          <w:b/>
          <w:bCs/>
          <w:color w:val="030303"/>
          <w:highlight w:val="lightGray"/>
          <w:shd w:val="clear" w:color="auto" w:fill="F0F0F0"/>
        </w:rPr>
        <w:t>Scraperapi</w:t>
      </w:r>
      <w:r w:rsidRPr="005548AF">
        <w:rPr>
          <w:color w:val="555555"/>
        </w:rPr>
        <w:t xml:space="preserve">. Doch </w:t>
      </w:r>
      <w:r w:rsidR="00972228" w:rsidRPr="005548AF">
        <w:rPr>
          <w:color w:val="555555"/>
        </w:rPr>
        <w:t>aufgrund limitierten Tokens</w:t>
      </w:r>
      <w:r w:rsidRPr="005548AF">
        <w:rPr>
          <w:color w:val="555555"/>
        </w:rPr>
        <w:t xml:space="preserve"> in der Freemium Version, war dies auch keine Lösung. An diesem Punkt dachte ich das wäre das Ende meiner Arbeit, doch nach ein wenig herumprobieren, habe ich entdeckt, dass der komplette Artikeltext auch im "Backend" vorhanden ist. Aber leider in einem komplizierten Geflecht aus JSON-ähnlichen Strukturen. Das heißt ich konnte den Quellcode mit meiner vorher genannten Methode </w:t>
      </w:r>
      <w:r w:rsidRPr="00972228">
        <w:rPr>
          <w:rStyle w:val="HTMLCode"/>
          <w:rFonts w:ascii="Consolas" w:hAnsi="Consolas"/>
          <w:b/>
          <w:bCs/>
          <w:color w:val="030303"/>
          <w:shd w:val="clear" w:color="auto" w:fill="F0F0F0"/>
        </w:rPr>
        <w:t>Selenium</w:t>
      </w:r>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minimieren.</w:t>
      </w:r>
    </w:p>
    <w:p w14:paraId="2C3E9C66" w14:textId="48DAB268" w:rsidR="005548AF" w:rsidRPr="005548AF" w:rsidRDefault="005548AF" w:rsidP="005548AF">
      <w:pPr>
        <w:pStyle w:val="JugendForscht"/>
        <w:rPr>
          <w:color w:val="555555"/>
        </w:rPr>
      </w:pPr>
      <w:r w:rsidRPr="005548AF">
        <w:rPr>
          <w:color w:val="555555"/>
        </w:rPr>
        <w:t>Meine erste Idee war das Projekt auf </w:t>
      </w:r>
      <w:r w:rsidRPr="00972228">
        <w:rPr>
          <w:rStyle w:val="HTMLCode"/>
          <w:rFonts w:ascii="Consolas" w:hAnsi="Consolas"/>
          <w:b/>
          <w:bCs/>
          <w:color w:val="030303"/>
          <w:highlight w:val="lightGray"/>
          <w:shd w:val="clear" w:color="auto" w:fill="F0F0F0"/>
        </w:rPr>
        <w:t>Google Colab</w:t>
      </w:r>
      <w:r w:rsidRPr="005548AF">
        <w:rPr>
          <w:color w:val="555555"/>
        </w:rPr>
        <w:t> als </w:t>
      </w:r>
      <w:r w:rsidRPr="00972228">
        <w:rPr>
          <w:rStyle w:val="HTMLCode"/>
          <w:rFonts w:ascii="Consolas" w:hAnsi="Consolas"/>
          <w:b/>
          <w:bCs/>
          <w:color w:val="030303"/>
          <w:highlight w:val="lightGray"/>
          <w:shd w:val="clear" w:color="auto" w:fill="F0F0F0"/>
        </w:rPr>
        <w:t>Jupyter Notebook</w:t>
      </w:r>
      <w:r w:rsidRPr="005548AF">
        <w:rPr>
          <w:color w:val="555555"/>
        </w:rPr>
        <w:t> auszuführen. Hier kann man nämlich Python Code online ausführen, sowie auch die </w:t>
      </w:r>
      <w:r w:rsidRPr="00A25F4D">
        <w:rPr>
          <w:rStyle w:val="HTMLCode"/>
          <w:rFonts w:ascii="Consolas" w:hAnsi="Consolas"/>
          <w:b/>
          <w:bCs/>
          <w:color w:val="030303"/>
          <w:shd w:val="clear" w:color="auto" w:fill="F0F0F0"/>
        </w:rPr>
        <w:t>Selenium</w:t>
      </w:r>
      <w:r w:rsidRPr="00A25F4D">
        <w:rPr>
          <w:color w:val="555555"/>
        </w:rPr>
        <w:t>-</w:t>
      </w:r>
      <w:r w:rsidRPr="005548AF">
        <w:rPr>
          <w:color w:val="555555"/>
        </w:rPr>
        <w:t xml:space="preserve">Methode nutzen. Aufgrund des weniger Zugriffmöglichem Dateisystem, habe ich dies jedoch verworfen. Meine </w:t>
      </w:r>
      <w:r w:rsidRPr="005548AF">
        <w:rPr>
          <w:color w:val="555555"/>
        </w:rPr>
        <w:lastRenderedPageBreak/>
        <w:t>zweite Idee war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Mehr dazu kann in meinem Medium Blog gefunden werden. </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2513717B" w:rsidR="005548AF" w:rsidRPr="00E30763" w:rsidRDefault="005548AF" w:rsidP="00E30763">
      <w:pPr>
        <w:pStyle w:val="JugendForscht"/>
        <w:rPr>
          <w:color w:val="555555"/>
          <w:sz w:val="24"/>
          <w:szCs w:val="24"/>
        </w:rPr>
      </w:pPr>
      <w:r w:rsidRPr="005548AF">
        <w:rPr>
          <w:color w:val="555555"/>
        </w:rPr>
        <w:t>Hierfür habe ich eine Funktion erstellt, die den Text Stück für Stück den Text aus dem Backend herausfiltert und dann zusammengefügt.</w:t>
      </w:r>
      <w:r w:rsidR="005E7AF8">
        <w:rPr>
          <w:color w:val="555555"/>
        </w:rPr>
        <w:t xml:space="preserve"> Mithilfe von </w:t>
      </w:r>
      <w:r w:rsidR="005E7AF8" w:rsidRPr="005E7AF8">
        <w:rPr>
          <w:b/>
          <w:bCs/>
          <w:color w:val="555555"/>
          <w:highlight w:val="lightGray"/>
        </w:rPr>
        <w:t>regex</w:t>
      </w:r>
      <w:r w:rsidR="005E7AF8">
        <w:rPr>
          <w:color w:val="555555"/>
        </w:rPr>
        <w:t xml:space="preserve"> konnte der Text gefiltert werden und die relevanten Daten gespeichert werden.</w:t>
      </w:r>
      <w:bookmarkStart w:id="150" w:name="_MON_1797686138"/>
      <w:bookmarkEnd w:id="150"/>
      <w:r w:rsidR="00E30763">
        <w:rPr>
          <w:color w:val="555555"/>
        </w:rPr>
        <w:object w:dxaOrig="9072" w:dyaOrig="2441" w14:anchorId="4595C1A4">
          <v:shape id="_x0000_i1059" type="#_x0000_t75" style="width:453.6pt;height:121.8pt" o:ole="">
            <v:imagedata r:id="rId11" o:title=""/>
          </v:shape>
          <o:OLEObject Type="Embed" ProgID="Word.OpenDocumentText.12" ShapeID="_x0000_i1059" DrawAspect="Content" ObjectID="_1797688055" r:id="rId12"/>
        </w:object>
      </w:r>
      <w:r w:rsidRPr="005548AF">
        <w:rPr>
          <w:color w:val="555555"/>
        </w:rPr>
        <w:t>Auch das extrahieren des Textes war einfacher bei "The Guardian". Hier habe ich einfach die herkömmliche Methode </w:t>
      </w:r>
      <w:r w:rsidRPr="00A25F4D">
        <w:rPr>
          <w:rStyle w:val="HTMLCode"/>
          <w:rFonts w:ascii="Consolas" w:hAnsi="Consolas"/>
          <w:b/>
          <w:bCs/>
          <w:color w:val="030303"/>
          <w:highlight w:val="lightGray"/>
          <w:shd w:val="clear" w:color="auto" w:fill="F0F0F0"/>
        </w:rPr>
        <w:t>BeautifulSoup</w:t>
      </w:r>
      <w:r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46BC6189"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Pr="005548AF">
        <w:rPr>
          <w:rStyle w:val="HTMLCode"/>
          <w:rFonts w:ascii="Consolas" w:hAnsi="Consolas"/>
          <w:b/>
          <w:bCs/>
          <w:color w:val="030303"/>
          <w:shd w:val="clear" w:color="auto" w:fill="F0F0F0"/>
        </w:rPr>
        <w:t>??</w:t>
      </w:r>
      <w:r w:rsidRPr="005548AF">
        <w:rPr>
          <w:color w:val="555555"/>
        </w:rPr>
        <w:t> analysieren.</w:t>
      </w:r>
      <w:r w:rsidRPr="005548AF">
        <w:rPr>
          <w:color w:val="555555"/>
        </w:rPr>
        <w:br/>
        <w:t xml:space="preserve">Zum </w:t>
      </w:r>
      <w:r w:rsidR="00A25F4D" w:rsidRPr="005548AF">
        <w:rPr>
          <w:color w:val="555555"/>
        </w:rPr>
        <w:t>Speichern</w:t>
      </w:r>
      <w:r w:rsidRPr="005548AF">
        <w:rPr>
          <w:color w:val="555555"/>
        </w:rPr>
        <w:t xml:space="preserve"> der ausgewerteten Daten habe ich eine SQL-Datenbank erstellt.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benutzt. In dieser Datenbank speichere ich die Daten nach Datum und Rubrik, um später die Daten einfach abrufen zu können.</w:t>
      </w:r>
    </w:p>
    <w:p w14:paraId="17F2EB92" w14:textId="073D38C9" w:rsidR="005548AF" w:rsidRDefault="00A25F4D" w:rsidP="00A25F4D">
      <w:pPr>
        <w:pStyle w:val="JugendForscht"/>
        <w:ind w:firstLine="709"/>
      </w:pPr>
      <w:r>
        <w:t>4.</w:t>
      </w:r>
      <w:r w:rsidR="005548AF">
        <w:t>4.1. Wörteranzahl</w:t>
      </w:r>
    </w:p>
    <w:p w14:paraId="5D43EDD2" w14:textId="77777777" w:rsidR="005548AF" w:rsidRPr="005548AF" w:rsidRDefault="005548AF" w:rsidP="005548AF">
      <w:pPr>
        <w:pStyle w:val="JugendForscht"/>
        <w:rPr>
          <w:color w:val="555555"/>
          <w:sz w:val="24"/>
          <w:szCs w:val="24"/>
        </w:rPr>
      </w:pPr>
      <w:r w:rsidRPr="005548AF">
        <w:rPr>
          <w:color w:val="555555"/>
        </w:rPr>
        <w:t>In meinem Code wird dies als "Wordcount" bezeichnet, und es ist ziemlich selbstverständlich. Zuerst habe ich den Text in einzelne Wörter aufgeteilt und diese gezählt. Diese Daten habe ich dann in einer SQL-Datenbank gespeichert.</w:t>
      </w:r>
    </w:p>
    <w:p w14:paraId="12076A75" w14:textId="7FFDD364" w:rsidR="005548AF" w:rsidRPr="00A25F4D" w:rsidRDefault="00A25F4D" w:rsidP="00A25F4D">
      <w:pPr>
        <w:pStyle w:val="JugendForscht"/>
        <w:ind w:firstLine="709"/>
      </w:pPr>
      <w:r>
        <w:t>4.</w:t>
      </w:r>
      <w:r w:rsidR="005548AF">
        <w:t xml:space="preserve">4.2. </w:t>
      </w:r>
      <w:proofErr w:type="spellStart"/>
      <w:r w:rsidR="005548AF">
        <w:t>Sentimentalanalyse</w:t>
      </w:r>
      <w:proofErr w:type="spellEnd"/>
    </w:p>
    <w:p w14:paraId="418BC3D3" w14:textId="77777777" w:rsidR="005548AF" w:rsidRDefault="005548AF" w:rsidP="005548AF">
      <w:pPr>
        <w:pStyle w:val="JugendForscht"/>
        <w:rPr>
          <w:color w:val="555555"/>
          <w:sz w:val="24"/>
          <w:szCs w:val="24"/>
        </w:rPr>
      </w:pPr>
      <w:r w:rsidRPr="005548AF">
        <w:rPr>
          <w:color w:val="555555"/>
        </w:rPr>
        <w:t xml:space="preserve">Die </w:t>
      </w:r>
      <w:proofErr w:type="spellStart"/>
      <w:r w:rsidRPr="005548AF">
        <w:rPr>
          <w:color w:val="555555"/>
        </w:rPr>
        <w:t>Sentimentanalyse</w:t>
      </w:r>
      <w:proofErr w:type="spellEnd"/>
      <w:r w:rsidRPr="005548AF">
        <w:rPr>
          <w:color w:val="555555"/>
        </w:rPr>
        <w:t xml:space="preserve"> ist ein wichtiger Bestandteil meiner Arbeit. Hierbei wird der Text auf Polarisation sowie Subjektivität hin analysiert. </w:t>
      </w:r>
      <w:r>
        <w:rPr>
          <w:color w:val="555555"/>
        </w:rPr>
        <w:t>Dies wird mithilfe des Moduls</w:t>
      </w:r>
      <w:r w:rsidRPr="00E30763">
        <w:rPr>
          <w:b/>
          <w:bCs/>
          <w:color w:val="555555"/>
        </w:rPr>
        <w:t> </w:t>
      </w:r>
      <w:r w:rsidRPr="00E30763">
        <w:rPr>
          <w:rStyle w:val="HTMLCode"/>
          <w:rFonts w:ascii="Consolas" w:hAnsi="Consolas"/>
          <w:b/>
          <w:bCs/>
          <w:color w:val="030303"/>
          <w:highlight w:val="lightGray"/>
          <w:shd w:val="clear" w:color="auto" w:fill="F0F0F0"/>
        </w:rPr>
        <w:t>TextBlob</w:t>
      </w:r>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77777777" w:rsidR="005548AF" w:rsidRDefault="005548AF" w:rsidP="005548AF">
      <w:pPr>
        <w:pStyle w:val="JugendForscht"/>
        <w:rPr>
          <w:color w:val="555555"/>
        </w:rPr>
      </w:pPr>
      <w:r>
        <w:rPr>
          <w:color w:val="555555"/>
        </w:rPr>
        <w:t>Dieses Modul gibt jedem Wort eine Wertung von -1 bis 1, wobei -1 negativ und 1 positiv ist. Daran kann man erkennen, ob ein Text positiv oder negativ ist.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7B46C938" w:rsidR="005548AF" w:rsidRDefault="00E30763" w:rsidP="005548AF">
      <w:pPr>
        <w:pStyle w:val="JugendForscht"/>
        <w:rPr>
          <w:color w:val="555555"/>
        </w:rPr>
      </w:pPr>
      <w:r w:rsidRPr="00E30763">
        <w:rPr>
          <w:b/>
          <w:bCs/>
          <w:color w:val="555555"/>
        </w:rPr>
        <w:t> </w:t>
      </w:r>
      <w:r w:rsidRPr="00E30763">
        <w:rPr>
          <w:rStyle w:val="HTMLCode"/>
          <w:rFonts w:ascii="Consolas" w:hAnsi="Consolas"/>
          <w:b/>
          <w:bCs/>
          <w:color w:val="030303"/>
          <w:highlight w:val="lightGray"/>
          <w:shd w:val="clear" w:color="auto" w:fill="F0F0F0"/>
        </w:rPr>
        <w:t>TextBlob</w:t>
      </w:r>
      <w:r w:rsidR="005548AF">
        <w:rPr>
          <w:color w:val="555555"/>
        </w:rPr>
        <w:t xml:space="preserve"> berechnet die Subjektivität, indem es die 'Intensität' betrachtet. Die Intensität bestimmt, ob ein Wort das nächste Wort modifiziert.</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lastRenderedPageBreak/>
        <w:t>4.</w:t>
      </w:r>
      <w:r w:rsidR="005548AF">
        <w:t>4.3. Artikelanzahl</w:t>
      </w:r>
    </w:p>
    <w:p w14:paraId="694DE7FF" w14:textId="1B632303" w:rsidR="005548AF" w:rsidRPr="005548AF" w:rsidRDefault="005548AF" w:rsidP="005548AF">
      <w:pPr>
        <w:pStyle w:val="JugendForscht"/>
        <w:rPr>
          <w:color w:val="555555"/>
          <w:sz w:val="24"/>
          <w:szCs w:val="24"/>
        </w:rPr>
      </w:pPr>
      <w:r w:rsidRPr="005548AF">
        <w:rPr>
          <w:color w:val="555555"/>
        </w:rPr>
        <w:t>Hierbei wird die Anzahl der Artikel von jedem Tag gezählt und in einer SQL-Datei gespeichert.</w:t>
      </w:r>
      <w:r w:rsidRPr="005548AF">
        <w:rPr>
          <w:color w:val="555555"/>
        </w:rPr>
        <w:br/>
        <w:t xml:space="preserve">Dadurch kann man die Entwicklung der Artikelanzahl über die Jahre </w:t>
      </w:r>
      <w:r w:rsidR="00E30763" w:rsidRPr="005548AF">
        <w:rPr>
          <w:color w:val="555555"/>
        </w:rPr>
        <w:t>hinwegsehen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t>4.</w:t>
      </w:r>
      <w:r w:rsidR="005548AF" w:rsidRPr="00A25F4D">
        <w:t>5. Graphen erstellen</w:t>
      </w:r>
    </w:p>
    <w:p w14:paraId="1E286D52" w14:textId="77777777" w:rsidR="005548AF" w:rsidRPr="00A25F4D" w:rsidRDefault="005548AF" w:rsidP="00A25F4D">
      <w:pPr>
        <w:pStyle w:val="JugendForscht"/>
      </w:pPr>
      <w:r w:rsidRPr="005548AF">
        <w:t>Die Daten, die ich in den SQL-Dateien gespeichert habe, werden in einem Graphen dargestellt.</w:t>
      </w:r>
      <w:r w:rsidRPr="005548AF">
        <w:br/>
        <w:t>Hierfür habe ich als erstes eine globale Funktion erstellt, die mithilfe von verschiedenen Eingabeparametern den Graphen erstellt. (</w:t>
      </w:r>
      <w:proofErr w:type="spellStart"/>
      <w:r>
        <w:fldChar w:fldCharType="begin"/>
      </w:r>
      <w:r w:rsidRPr="005548AF">
        <w:instrText xml:space="preserve"> HYPERLINK "https://file+.vscode-resource.vscode-cdn.net/c:/Users/L-Blu/Levi/Programmieren/Python/Jugend-Forscht/Plotting/Plotting.py" </w:instrText>
      </w:r>
      <w:r>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fldChar w:fldCharType="end"/>
      </w:r>
      <w:r w:rsidRPr="005548AF">
        <w:t>).</w:t>
      </w:r>
      <w:r w:rsidRPr="005548AF">
        <w:br/>
        <w:t>Diese Funktion wird dann in den einzelnen Dateien aufgerufen, benötigt zum Zeichnen des Graphen werden die Daten aus der Datenbank, alle Spalten, die entfernt werden sollen (z.B. ID), und andere Kleinigkeiten wie der Titel und Farben benötigt.</w:t>
      </w:r>
      <w:r w:rsidRPr="005548AF">
        <w:br/>
        <w:t xml:space="preserve">Innerhalb der verschiedenen Analysetypen erstelle ich weitere Wiederholungsanweisungen um die für jede Rubrik einen Graphen zu erstellen, sowie für jedes Jahr, um die Entwicklung über die </w:t>
      </w:r>
      <w:r w:rsidRPr="00A25F4D">
        <w:t>Jahre und innerhalb der Jahre zu analysieren.</w:t>
      </w:r>
    </w:p>
    <w:p w14:paraId="0FF69645" w14:textId="54227A9E" w:rsidR="005548AF" w:rsidRPr="00A25F4D" w:rsidRDefault="00A25F4D" w:rsidP="00A25F4D">
      <w:pPr>
        <w:pStyle w:val="JugendForscht"/>
      </w:pPr>
      <w:r>
        <w:t>4.</w:t>
      </w:r>
      <w:r w:rsidR="005548AF" w:rsidRPr="00A25F4D">
        <w:t>6. Interaktive Webseite erstellen</w:t>
      </w:r>
    </w:p>
    <w:p w14:paraId="01EF8061" w14:textId="6DF5DA68" w:rsidR="005548AF" w:rsidRPr="00A25F4D" w:rsidRDefault="00A25F4D" w:rsidP="00A25F4D">
      <w:pPr>
        <w:pStyle w:val="JugendForscht"/>
        <w:ind w:firstLine="709"/>
      </w:pPr>
      <w:r>
        <w:t>4.</w:t>
      </w:r>
      <w:r w:rsidR="005548AF" w:rsidRPr="00A25F4D">
        <w:t>6.1. Datenauswahl</w:t>
      </w:r>
    </w:p>
    <w:p w14:paraId="5C1CBC43" w14:textId="77777777" w:rsidR="005548AF" w:rsidRPr="005548AF" w:rsidRDefault="005548AF" w:rsidP="005548AF">
      <w:pPr>
        <w:pStyle w:val="JugendForscht"/>
        <w:rPr>
          <w:color w:val="555555"/>
          <w:sz w:val="24"/>
          <w:szCs w:val="24"/>
        </w:rPr>
      </w:pPr>
      <w:r w:rsidRPr="005548AF">
        <w:rPr>
          <w:color w:val="555555"/>
        </w:rPr>
        <w:t xml:space="preserve">Ein weiterer Weg um meine Daten zu visualisieren war durch </w:t>
      </w:r>
      <w:proofErr w:type="spellStart"/>
      <w:r w:rsidRPr="005548AF">
        <w:rPr>
          <w:color w:val="555555"/>
        </w:rPr>
        <w:t>erstellen</w:t>
      </w:r>
      <w:proofErr w:type="spellEnd"/>
      <w:r w:rsidRPr="005548AF">
        <w:rPr>
          <w:color w:val="555555"/>
        </w:rPr>
        <w:t xml:space="preserve"> einer interaktiven Webseite. Diese Webseite wurde mit </w:t>
      </w:r>
      <w:proofErr w:type="spellStart"/>
      <w:r w:rsidRPr="005548AF">
        <w:rPr>
          <w:rStyle w:val="HTMLCode"/>
          <w:rFonts w:ascii="Consolas" w:hAnsi="Consolas"/>
          <w:color w:val="030303"/>
          <w:shd w:val="clear" w:color="auto" w:fill="F0F0F0"/>
        </w:rPr>
        <w:t>Streamlit</w:t>
      </w:r>
      <w:proofErr w:type="spellEnd"/>
      <w:r w:rsidRPr="005548AF">
        <w:rPr>
          <w:color w:val="555555"/>
        </w:rPr>
        <w:t> erstellt. </w:t>
      </w:r>
      <w:proofErr w:type="spellStart"/>
      <w:r w:rsidRPr="005548AF">
        <w:rPr>
          <w:rStyle w:val="HTMLCode"/>
          <w:rFonts w:ascii="Consolas" w:hAnsi="Consolas"/>
          <w:color w:val="030303"/>
          <w:shd w:val="clear" w:color="auto" w:fill="F0F0F0"/>
        </w:rPr>
        <w:t>Streamlit</w:t>
      </w:r>
      <w:proofErr w:type="spellEnd"/>
      <w:r w:rsidRPr="005548AF">
        <w:rPr>
          <w:color w:val="555555"/>
        </w:rPr>
        <w:t xml:space="preserve"> ist ein sehr beliebtes Modul um Webseiten in Python zu erstellen. Auf der Webseite kann man als erstes auswählen, welche Option man analysieren möchte (Wordcount, Polarisation, Subjektivität, Artikelanzahl). Danach kann man die auswählen, wie viele verschiedene Graphen man übereinander angezeigt haben möchte. Je nach Anzahl kann man auswählen was für Daten der jeweilige Graph haben soll. Nach </w:t>
      </w:r>
      <w:proofErr w:type="spellStart"/>
      <w:r w:rsidRPr="005548AF">
        <w:rPr>
          <w:color w:val="555555"/>
        </w:rPr>
        <w:t>auswahl</w:t>
      </w:r>
      <w:proofErr w:type="spellEnd"/>
      <w:r w:rsidRPr="005548AF">
        <w:rPr>
          <w:color w:val="555555"/>
        </w:rPr>
        <w:t xml:space="preserve"> der Daten kann man auswählen in welchem Jahr-Zeitraum? die Daten angezeigt werden sollen.</w:t>
      </w:r>
    </w:p>
    <w:p w14:paraId="556F4AEE" w14:textId="2CE9EB8B" w:rsidR="005548AF" w:rsidRDefault="00A25F4D" w:rsidP="00A25F4D">
      <w:pPr>
        <w:pStyle w:val="JugendForscht"/>
        <w:ind w:firstLine="709"/>
      </w:pPr>
      <w:r>
        <w:t>4.</w:t>
      </w:r>
      <w:r w:rsidR="005548AF">
        <w:t>6.2. Graph erstellen</w:t>
      </w:r>
    </w:p>
    <w:p w14:paraId="299A6F38" w14:textId="77777777" w:rsidR="005548AF" w:rsidRPr="005548AF" w:rsidRDefault="005548AF" w:rsidP="005548AF">
      <w:pPr>
        <w:pStyle w:val="JugendForscht"/>
        <w:rPr>
          <w:color w:val="555555"/>
          <w:sz w:val="24"/>
          <w:szCs w:val="24"/>
        </w:rPr>
      </w:pPr>
      <w:r w:rsidRPr="005548AF">
        <w:rPr>
          <w:color w:val="555555"/>
        </w:rPr>
        <w:t>Jetzt kann man den Graphen erst durch drücken eines Buttons erstellen, um andauerndes Laden des Graphen im Hintergrund zu vermeiden. Der Graph wird mithilfe der Interaktiven Bibliothek </w:t>
      </w:r>
      <w:proofErr w:type="spellStart"/>
      <w:r w:rsidRPr="005548AF">
        <w:rPr>
          <w:rStyle w:val="HTMLCode"/>
          <w:rFonts w:ascii="Consolas" w:hAnsi="Consolas"/>
          <w:color w:val="030303"/>
          <w:shd w:val="clear" w:color="auto" w:fill="F0F0F0"/>
        </w:rPr>
        <w:t>plotly</w:t>
      </w:r>
      <w:proofErr w:type="spellEnd"/>
      <w:r w:rsidRPr="005548AF">
        <w:rPr>
          <w:color w:val="555555"/>
        </w:rPr>
        <w:t> erstellt, die es ermöglicht, den Graphen zu zoomen, zu verschieben und bestimmte Daten mithilfe der Legende auszublenden.</w:t>
      </w:r>
    </w:p>
    <w:p w14:paraId="24A97A42" w14:textId="1AAFDC30" w:rsidR="005548AF" w:rsidRDefault="00A25F4D" w:rsidP="00A25F4D">
      <w:pPr>
        <w:pStyle w:val="JugendForscht"/>
        <w:ind w:firstLine="709"/>
      </w:pPr>
      <w:r>
        <w:t>4.6.3.</w:t>
      </w:r>
      <w:r w:rsidR="005548AF">
        <w:t xml:space="preserve"> Tabelle mit Top 10</w:t>
      </w:r>
    </w:p>
    <w:p w14:paraId="14C3F153" w14:textId="77777777" w:rsidR="005548AF" w:rsidRPr="005548AF" w:rsidRDefault="005548AF" w:rsidP="005548AF">
      <w:pPr>
        <w:pStyle w:val="JugendForscht"/>
        <w:rPr>
          <w:color w:val="555555"/>
          <w:sz w:val="24"/>
          <w:szCs w:val="24"/>
        </w:rPr>
      </w:pPr>
      <w:r w:rsidRPr="005548AF">
        <w:rPr>
          <w:color w:val="555555"/>
        </w:rPr>
        <w:t>Zusätzlich zu den Graphen habe ich eine Tabelle erstellt, welche den Datensatz nach den in </w:t>
      </w:r>
      <w:hyperlink w:anchor="61-datenauswahl" w:history="1">
        <w:r w:rsidRPr="005548AF">
          <w:rPr>
            <w:rStyle w:val="Hyperlink"/>
            <w:rFonts w:ascii="Helvetica" w:hAnsi="Helvetica" w:cs="Helvetica"/>
            <w:color w:val="0088CC"/>
          </w:rPr>
          <w:t>6.2.</w:t>
        </w:r>
      </w:hyperlink>
      <w:r w:rsidRPr="005548AF">
        <w:rPr>
          <w:color w:val="555555"/>
        </w:rPr>
        <w:t> ausgewählten Kriterien sortiert und die Top 10 anzeigt.</w:t>
      </w:r>
      <w:r w:rsidRPr="005548AF">
        <w:rPr>
          <w:color w:val="555555"/>
        </w:rPr>
        <w:br/>
        <w:t>Angezeigt wird dann der Titel des Artikels, das Datum und auch die </w:t>
      </w:r>
      <w:r w:rsidRPr="005548AF">
        <w:rPr>
          <w:rStyle w:val="Hervorhebung"/>
          <w:rFonts w:ascii="Helvetica" w:hAnsi="Helvetica" w:cs="Helvetica"/>
          <w:color w:val="555555"/>
        </w:rPr>
        <w:t>Content ID</w:t>
      </w:r>
      <w:r w:rsidRPr="005548AF">
        <w:rPr>
          <w:color w:val="555555"/>
        </w:rPr>
        <w:t> des Artikels. Mit dieser ID kann man auf einer anderen Webseite den Artikel direkt aufrufen, und genauer anschauen. Diese Webseite ist öffentlich nicht zugänglich, da die Daten nur Lokal auf meinem Laptop gespeichert sind.</w:t>
      </w:r>
    </w:p>
    <w:p w14:paraId="1D94F0DE" w14:textId="77777777" w:rsidR="00E254E3" w:rsidRPr="00E32970" w:rsidRDefault="00E254E3" w:rsidP="001C3705">
      <w:pPr>
        <w:pStyle w:val="Listenabsatz"/>
        <w:spacing w:after="0" w:line="360" w:lineRule="auto"/>
        <w:jc w:val="both"/>
        <w:rPr>
          <w:rFonts w:cs="Arial"/>
          <w:sz w:val="20"/>
        </w:rPr>
      </w:pP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6D6557A9" w:rsidR="005548AF" w:rsidRPr="005548AF" w:rsidRDefault="005548AF" w:rsidP="005548AF">
      <w:pPr>
        <w:pStyle w:val="JugendForscht"/>
        <w:rPr>
          <w:lang w:eastAsia="en-GB"/>
        </w:rPr>
      </w:pPr>
      <w:r w:rsidRPr="005548AF">
        <w:rPr>
          <w:lang w:eastAsia="en-GB"/>
        </w:rPr>
        <w:lastRenderedPageBreak/>
        <w:t xml:space="preserve">Ziel der Arbeit war eine Langzeitdatenanalyse aller Artikel 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77777777" w:rsidR="005548AF" w:rsidRPr="00910B4F" w:rsidRDefault="005548AF" w:rsidP="005548AF">
      <w:pPr>
        <w:pStyle w:val="JugendForscht"/>
        <w:rPr>
          <w:lang w:eastAsia="en-GB"/>
        </w:rPr>
      </w:pPr>
      <w:r w:rsidRPr="005548AF">
        <w:rPr>
          <w:lang w:eastAsia="en-GB"/>
        </w:rPr>
        <w:t xml:space="preserve">Ich habe zum Vorstellen der Ergebnisse besonders aussagekräftige Ergebnisse ausgewählt, die die Entwicklung der beiden Zeitungen gut darstellen. Man kann alle anderen Graphen in der interaktiven Webseite nachschauen, sowie auf den generierten Graphen. </w:t>
      </w:r>
      <w:r w:rsidRPr="00910B4F">
        <w:rPr>
          <w:lang w:eastAsia="en-GB"/>
        </w:rPr>
        <w:t>(Fußnote?)</w:t>
      </w:r>
    </w:p>
    <w:p w14:paraId="0A7802EB" w14:textId="77777777" w:rsidR="005548AF" w:rsidRPr="00910B4F" w:rsidRDefault="005548AF" w:rsidP="005548AF">
      <w:pPr>
        <w:pStyle w:val="JugendForscht"/>
        <w:rPr>
          <w:lang w:eastAsia="en-GB"/>
        </w:rPr>
      </w:pPr>
      <w:r w:rsidRPr="00910B4F">
        <w:rPr>
          <w:b/>
          <w:bCs/>
          <w:color w:val="030303"/>
          <w:lang w:eastAsia="en-GB"/>
        </w:rPr>
        <w:t>1. Entwicklung der Artikelanzahl</w:t>
      </w:r>
    </w:p>
    <w:p w14:paraId="3914B3AF" w14:textId="77777777" w:rsidR="005548AF" w:rsidRPr="005548AF" w:rsidRDefault="005548AF" w:rsidP="005548AF">
      <w:pPr>
        <w:pStyle w:val="JugendForscht"/>
        <w:rPr>
          <w:lang w:eastAsia="en-GB"/>
        </w:rPr>
      </w:pPr>
      <w:r w:rsidRPr="005548AF">
        <w:rPr>
          <w:lang w:eastAsia="en-GB"/>
        </w:rPr>
        <w:t>Auf dem dargestellten Bild kann man die Entwicklung der Artikelanzahl der Rubrik "Opinion" der Zeitung "The Guardian" sehen. Jeder Punkt stellt einen Tag dar. Die Y-Achse zeigt die Anzahl der Artikel, die an diesem Tag veröffentlicht wurden. Man erkennt, dass in der Mitte des Graphen keine Punkte vorhanden sind. Dies ist aufgrund der fehlenden Daten in diesem Zeitraum. In schwarz ist die Regressionsgerade dargestellt, welche die Entwicklung der Artikelanzahl über die Jahre hinweg darstellt. Wie auch an dem Text in der recht oberen Ecke zu erkennen ist, ist die Entwicklung der Artikelanzahl in den letzten Jahren abgesunken. Durchschnittlich sind es ca. 11 Artikel weniger im Jahr 2021 als im Jahr 2010.</w:t>
      </w:r>
    </w:p>
    <w:p w14:paraId="6A3E10E5" w14:textId="77777777" w:rsidR="005548AF" w:rsidRPr="005548AF" w:rsidRDefault="005548AF" w:rsidP="005548AF">
      <w:pPr>
        <w:pStyle w:val="JugendForscht"/>
        <w:rPr>
          <w:lang w:val="en-GB" w:eastAsia="en-GB"/>
        </w:rPr>
      </w:pPr>
      <w:r w:rsidRPr="005548AF">
        <w:rPr>
          <w:lang w:val="en-GB" w:eastAsia="en-GB"/>
        </w:rPr>
        <w:t>[</w:t>
      </w:r>
      <w:proofErr w:type="spellStart"/>
      <w:r w:rsidRPr="005548AF">
        <w:rPr>
          <w:lang w:val="en-GB" w:eastAsia="en-GB"/>
        </w:rPr>
        <w:t>Artikelanzahl</w:t>
      </w:r>
      <w:proofErr w:type="spellEnd"/>
      <w:r w:rsidRPr="005548AF">
        <w:rPr>
          <w:lang w:val="en-GB" w:eastAsia="en-GB"/>
        </w:rPr>
        <w:t xml:space="preserve"> - Guardian - Opinion - Days]</w:t>
      </w:r>
    </w:p>
    <w:p w14:paraId="6A1B169A" w14:textId="069B81A0" w:rsidR="005548AF" w:rsidRPr="005548AF" w:rsidRDefault="005548AF" w:rsidP="005548AF">
      <w:pPr>
        <w:pStyle w:val="JugendForscht"/>
        <w:rPr>
          <w:lang w:val="en-GB" w:eastAsia="en-GB"/>
        </w:rPr>
      </w:pPr>
      <w:r w:rsidRPr="005548AF">
        <w:rPr>
          <w:noProof/>
          <w:lang w:val="en-GB" w:eastAsia="en-GB"/>
        </w:rPr>
        <w:drawing>
          <wp:inline distT="0" distB="0" distL="0" distR="0" wp14:anchorId="5BC67003" wp14:editId="58F614DE">
            <wp:extent cx="3017520" cy="2263306"/>
            <wp:effectExtent l="0" t="0" r="0" b="3810"/>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1281" cy="2303630"/>
                    </a:xfrm>
                    <a:prstGeom prst="rect">
                      <a:avLst/>
                    </a:prstGeom>
                    <a:noFill/>
                    <a:ln>
                      <a:noFill/>
                    </a:ln>
                  </pic:spPr>
                </pic:pic>
              </a:graphicData>
            </a:graphic>
          </wp:inline>
        </w:drawing>
      </w:r>
    </w:p>
    <w:p w14:paraId="2C3F03FD" w14:textId="77777777" w:rsidR="005548AF" w:rsidRPr="005548AF" w:rsidRDefault="0002349B" w:rsidP="005548AF">
      <w:pPr>
        <w:pStyle w:val="JugendForscht"/>
        <w:rPr>
          <w:rFonts w:ascii="Times New Roman" w:hAnsi="Times New Roman"/>
          <w:lang w:val="en-GB" w:eastAsia="en-GB"/>
        </w:rPr>
      </w:pPr>
      <w:r>
        <w:rPr>
          <w:lang w:val="en-GB" w:eastAsia="en-GB"/>
        </w:rPr>
        <w:pict w14:anchorId="66C3FEBA">
          <v:rect id="_x0000_i1028" style="width:0;height:3pt" o:hralign="center" o:hrstd="t" o:hrnoshade="t" o:hr="t" fillcolor="#555" stroked="f"/>
        </w:pict>
      </w:r>
    </w:p>
    <w:p w14:paraId="0888C5EC" w14:textId="77777777" w:rsidR="005548AF" w:rsidRPr="005548AF" w:rsidRDefault="005548AF" w:rsidP="005548AF">
      <w:pPr>
        <w:pStyle w:val="JugendForscht"/>
        <w:rPr>
          <w:lang w:eastAsia="en-GB"/>
        </w:rPr>
      </w:pPr>
      <w:r w:rsidRPr="005548AF">
        <w:rPr>
          <w:lang w:eastAsia="en-GB"/>
        </w:rPr>
        <w:t>Hingegen ist bei der New York Times ein starker Anstieg zu erkennen im Bereich Politik. Mit einem Anstieg von ca. 8 Artikeln ist dies auch visuell im Graphen wiederzuerkennen.</w:t>
      </w:r>
    </w:p>
    <w:p w14:paraId="021DAD61" w14:textId="77777777" w:rsidR="005548AF" w:rsidRPr="005548AF" w:rsidRDefault="005548AF" w:rsidP="005548AF">
      <w:pPr>
        <w:pStyle w:val="JugendForscht"/>
        <w:rPr>
          <w:lang w:val="en-GB" w:eastAsia="en-GB"/>
        </w:rPr>
      </w:pPr>
      <w:r w:rsidRPr="005548AF">
        <w:rPr>
          <w:lang w:val="en-GB" w:eastAsia="en-GB"/>
        </w:rPr>
        <w:t>[</w:t>
      </w:r>
      <w:proofErr w:type="spellStart"/>
      <w:r w:rsidRPr="005548AF">
        <w:rPr>
          <w:lang w:val="en-GB" w:eastAsia="en-GB"/>
        </w:rPr>
        <w:t>Artikelanzahl</w:t>
      </w:r>
      <w:proofErr w:type="spellEnd"/>
      <w:r w:rsidRPr="005548AF">
        <w:rPr>
          <w:lang w:val="en-GB" w:eastAsia="en-GB"/>
        </w:rPr>
        <w:t xml:space="preserve"> - NYT - Politics - Days]</w:t>
      </w:r>
    </w:p>
    <w:p w14:paraId="47911005" w14:textId="04EF916B"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08100508" wp14:editId="7F02D46C">
            <wp:extent cx="3067248" cy="2300605"/>
            <wp:effectExtent l="0" t="0" r="0" b="444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280" cy="2304380"/>
                    </a:xfrm>
                    <a:prstGeom prst="rect">
                      <a:avLst/>
                    </a:prstGeom>
                    <a:noFill/>
                    <a:ln>
                      <a:noFill/>
                    </a:ln>
                  </pic:spPr>
                </pic:pic>
              </a:graphicData>
            </a:graphic>
          </wp:inline>
        </w:drawing>
      </w:r>
    </w:p>
    <w:p w14:paraId="232068FC" w14:textId="77777777" w:rsidR="005548AF" w:rsidRPr="005548AF" w:rsidRDefault="0002349B" w:rsidP="005548AF">
      <w:pPr>
        <w:pStyle w:val="JugendForscht"/>
        <w:rPr>
          <w:rFonts w:ascii="Times New Roman" w:hAnsi="Times New Roman"/>
          <w:lang w:val="en-GB" w:eastAsia="en-GB"/>
        </w:rPr>
      </w:pPr>
      <w:r>
        <w:rPr>
          <w:lang w:val="en-GB" w:eastAsia="en-GB"/>
        </w:rPr>
        <w:pict w14:anchorId="699DC71D">
          <v:rect id="_x0000_i1029" style="width:0;height:3pt" o:hralign="center" o:hrstd="t" o:hrnoshade="t" o:hr="t" fillcolor="#555" stroked="f"/>
        </w:pict>
      </w:r>
    </w:p>
    <w:p w14:paraId="2D685BDF" w14:textId="77777777" w:rsidR="005548AF" w:rsidRPr="005548AF" w:rsidRDefault="005548AF" w:rsidP="005548AF">
      <w:pPr>
        <w:pStyle w:val="JugendForscht"/>
        <w:rPr>
          <w:lang w:eastAsia="en-GB"/>
        </w:rPr>
      </w:pPr>
      <w:r w:rsidRPr="005548AF">
        <w:rPr>
          <w:lang w:eastAsia="en-GB"/>
        </w:rPr>
        <w:t>Bestätigt wird dies durch die Graphen der Artikelanzahl pro Monat. Hierbei ist ein starker Anstieg bei der New York Times zu erkennen, während bei "The Guardian" ein starker Abfall stattfindet.</w:t>
      </w:r>
    </w:p>
    <w:p w14:paraId="17994910" w14:textId="77777777" w:rsidR="005548AF" w:rsidRPr="005548AF" w:rsidRDefault="005548AF" w:rsidP="005548AF">
      <w:pPr>
        <w:pStyle w:val="JugendForscht"/>
        <w:rPr>
          <w:lang w:val="en-GB" w:eastAsia="en-GB"/>
        </w:rPr>
      </w:pPr>
      <w:r w:rsidRPr="005548AF">
        <w:rPr>
          <w:lang w:val="en-GB" w:eastAsia="en-GB"/>
        </w:rPr>
        <w:t>[</w:t>
      </w:r>
      <w:proofErr w:type="spellStart"/>
      <w:r w:rsidRPr="005548AF">
        <w:rPr>
          <w:lang w:val="en-GB" w:eastAsia="en-GB"/>
        </w:rPr>
        <w:t>Artikelanzahl</w:t>
      </w:r>
      <w:proofErr w:type="spellEnd"/>
      <w:r w:rsidRPr="005548AF">
        <w:rPr>
          <w:lang w:val="en-GB" w:eastAsia="en-GB"/>
        </w:rPr>
        <w:t xml:space="preserve"> - Guardian - Opinion - Month]</w:t>
      </w:r>
    </w:p>
    <w:p w14:paraId="6E94B67D" w14:textId="504C1A0C" w:rsidR="005548AF" w:rsidRPr="005548AF" w:rsidRDefault="005548AF" w:rsidP="005548AF">
      <w:pPr>
        <w:pStyle w:val="JugendForscht"/>
        <w:rPr>
          <w:lang w:val="en-GB" w:eastAsia="en-GB"/>
        </w:rPr>
      </w:pPr>
      <w:r w:rsidRPr="005548AF">
        <w:rPr>
          <w:noProof/>
          <w:lang w:eastAsia="en-GB"/>
        </w:rPr>
        <w:drawing>
          <wp:anchor distT="0" distB="0" distL="114300" distR="114300" simplePos="0" relativeHeight="251660288" behindDoc="0" locked="0" layoutInCell="1" allowOverlap="1" wp14:anchorId="64ECA11D" wp14:editId="0399BA2C">
            <wp:simplePos x="899160" y="4587240"/>
            <wp:positionH relativeFrom="margin">
              <wp:align>left</wp:align>
            </wp:positionH>
            <wp:positionV relativeFrom="margin">
              <wp:align>center</wp:align>
            </wp:positionV>
            <wp:extent cx="2874553" cy="2156075"/>
            <wp:effectExtent l="0" t="0" r="2540" b="0"/>
            <wp:wrapSquare wrapText="bothSides"/>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rtikelanzahl - Guardian - Opinion - Mon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4553" cy="2156075"/>
                    </a:xfrm>
                    <a:prstGeom prst="rect">
                      <a:avLst/>
                    </a:prstGeom>
                    <a:noFill/>
                    <a:ln>
                      <a:noFill/>
                    </a:ln>
                  </pic:spPr>
                </pic:pic>
              </a:graphicData>
            </a:graphic>
          </wp:anchor>
        </w:drawing>
      </w:r>
      <w:r w:rsidRPr="005548AF">
        <w:rPr>
          <w:noProof/>
          <w:lang w:val="en-GB" w:eastAsia="en-GB"/>
        </w:rPr>
        <w:drawing>
          <wp:anchor distT="0" distB="0" distL="114300" distR="114300" simplePos="0" relativeHeight="251661312" behindDoc="0" locked="0" layoutInCell="1" allowOverlap="1" wp14:anchorId="12900B9D" wp14:editId="50C1257B">
            <wp:simplePos x="899160" y="6697980"/>
            <wp:positionH relativeFrom="margin">
              <wp:align>right</wp:align>
            </wp:positionH>
            <wp:positionV relativeFrom="margin">
              <wp:align>center</wp:align>
            </wp:positionV>
            <wp:extent cx="2872800" cy="2154779"/>
            <wp:effectExtent l="0" t="0" r="3810" b="0"/>
            <wp:wrapSquare wrapText="bothSides"/>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rtikelanzahl - NYT - Politics - Da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4961" cy="21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9C4C8" w14:textId="77777777" w:rsidR="005548AF" w:rsidRPr="005548AF" w:rsidRDefault="005548AF" w:rsidP="005548AF">
      <w:pPr>
        <w:pStyle w:val="JugendForscht"/>
        <w:rPr>
          <w:lang w:val="en-GB" w:eastAsia="en-GB"/>
        </w:rPr>
      </w:pPr>
      <w:r w:rsidRPr="005548AF">
        <w:rPr>
          <w:lang w:val="en-GB" w:eastAsia="en-GB"/>
        </w:rPr>
        <w:t>[</w:t>
      </w:r>
      <w:proofErr w:type="spellStart"/>
      <w:r w:rsidRPr="005548AF">
        <w:rPr>
          <w:lang w:val="en-GB" w:eastAsia="en-GB"/>
        </w:rPr>
        <w:t>Artikelanzahl</w:t>
      </w:r>
      <w:proofErr w:type="spellEnd"/>
      <w:r w:rsidRPr="005548AF">
        <w:rPr>
          <w:lang w:val="en-GB" w:eastAsia="en-GB"/>
        </w:rPr>
        <w:t xml:space="preserve"> - NYT - Politics - Days]</w:t>
      </w:r>
    </w:p>
    <w:p w14:paraId="0F6F11BD" w14:textId="75AE3EA3" w:rsidR="005548AF" w:rsidRPr="005548AF" w:rsidRDefault="005548AF" w:rsidP="005548AF">
      <w:pPr>
        <w:pStyle w:val="JugendForscht"/>
        <w:rPr>
          <w:lang w:val="en-GB" w:eastAsia="en-GB"/>
        </w:rPr>
      </w:pPr>
    </w:p>
    <w:p w14:paraId="33083469" w14:textId="77777777" w:rsidR="005548AF" w:rsidRPr="005548AF" w:rsidRDefault="0002349B" w:rsidP="005548AF">
      <w:pPr>
        <w:pStyle w:val="JugendForscht"/>
        <w:rPr>
          <w:rFonts w:ascii="Times New Roman" w:hAnsi="Times New Roman"/>
          <w:lang w:val="en-GB" w:eastAsia="en-GB"/>
        </w:rPr>
      </w:pPr>
      <w:r>
        <w:rPr>
          <w:lang w:val="en-GB" w:eastAsia="en-GB"/>
        </w:rPr>
        <w:pict w14:anchorId="0FE62B19">
          <v:rect id="_x0000_i1030" style="width:0;height:3pt" o:hralign="center" o:hrstd="t" o:hrnoshade="t" o:hr="t" fillcolor="#555" stroked="f"/>
        </w:pict>
      </w:r>
    </w:p>
    <w:p w14:paraId="5CCF7530" w14:textId="77777777" w:rsidR="005548AF" w:rsidRPr="00910B4F" w:rsidRDefault="005548AF" w:rsidP="005548AF">
      <w:pPr>
        <w:pStyle w:val="JugendForscht"/>
        <w:rPr>
          <w:lang w:eastAsia="en-GB"/>
        </w:rPr>
      </w:pPr>
      <w:r w:rsidRPr="00910B4F">
        <w:rPr>
          <w:b/>
          <w:bCs/>
          <w:color w:val="030303"/>
          <w:lang w:eastAsia="en-GB"/>
        </w:rPr>
        <w:t>2. Entwicklung des Sentiments</w:t>
      </w:r>
    </w:p>
    <w:p w14:paraId="1DCF927F" w14:textId="77777777" w:rsidR="005548AF" w:rsidRPr="005548AF" w:rsidRDefault="005548AF" w:rsidP="005548AF">
      <w:pPr>
        <w:pStyle w:val="JugendForscht"/>
        <w:rPr>
          <w:lang w:eastAsia="en-GB"/>
        </w:rPr>
      </w:pPr>
      <w:r w:rsidRPr="005548AF">
        <w:rPr>
          <w:lang w:eastAsia="en-GB"/>
        </w:rPr>
        <w:t xml:space="preserve">Die </w:t>
      </w:r>
      <w:proofErr w:type="spellStart"/>
      <w:r w:rsidRPr="005548AF">
        <w:rPr>
          <w:lang w:eastAsia="en-GB"/>
        </w:rPr>
        <w:t>Sentimentanalyse</w:t>
      </w:r>
      <w:proofErr w:type="spellEnd"/>
      <w:r w:rsidRPr="005548AF">
        <w:rPr>
          <w:lang w:eastAsia="en-GB"/>
        </w:rPr>
        <w:t xml:space="preserve"> wird unterteilt in Polarisation und Subjektivität.</w:t>
      </w:r>
    </w:p>
    <w:p w14:paraId="3F33E6BB" w14:textId="77777777" w:rsidR="005548AF" w:rsidRPr="00910B4F" w:rsidRDefault="005548AF" w:rsidP="005548AF">
      <w:pPr>
        <w:pStyle w:val="JugendForscht"/>
        <w:rPr>
          <w:lang w:eastAsia="en-GB"/>
        </w:rPr>
      </w:pPr>
      <w:r w:rsidRPr="005548AF">
        <w:rPr>
          <w:b/>
          <w:bCs/>
          <w:color w:val="030303"/>
          <w:lang w:eastAsia="en-GB"/>
        </w:rPr>
        <w:t>Die Polarisation</w:t>
      </w:r>
      <w:r w:rsidRPr="005548AF">
        <w:rPr>
          <w:lang w:eastAsia="en-GB"/>
        </w:rPr>
        <w:t xml:space="preserve"> gibt an, ob ein Text positiv oder negativ ist. -1 bedeutet sehr negativ, 1 bedeutet positiv. </w:t>
      </w:r>
      <w:r w:rsidRPr="00910B4F">
        <w:rPr>
          <w:lang w:eastAsia="en-GB"/>
        </w:rPr>
        <w:t xml:space="preserve">Ein </w:t>
      </w:r>
      <w:proofErr w:type="spellStart"/>
      <w:r w:rsidRPr="00910B4F">
        <w:rPr>
          <w:lang w:eastAsia="en-GB"/>
        </w:rPr>
        <w:t>durschnittlicher</w:t>
      </w:r>
      <w:proofErr w:type="spellEnd"/>
      <w:r w:rsidRPr="00910B4F">
        <w:rPr>
          <w:lang w:eastAsia="en-GB"/>
        </w:rPr>
        <w:t xml:space="preserve"> Wert beider Zeitschriften ist 0.1.</w:t>
      </w:r>
    </w:p>
    <w:p w14:paraId="4527708C" w14:textId="77777777" w:rsidR="005548AF" w:rsidRPr="00910B4F" w:rsidRDefault="005548AF" w:rsidP="005548AF">
      <w:pPr>
        <w:pStyle w:val="JugendForscht"/>
        <w:rPr>
          <w:lang w:eastAsia="en-GB"/>
        </w:rPr>
      </w:pPr>
      <w:r w:rsidRPr="00910B4F">
        <w:rPr>
          <w:lang w:eastAsia="en-GB"/>
        </w:rPr>
        <w:t xml:space="preserve">[Polarisation - Guardian - </w:t>
      </w:r>
      <w:proofErr w:type="spellStart"/>
      <w:r w:rsidRPr="00910B4F">
        <w:rPr>
          <w:lang w:eastAsia="en-GB"/>
        </w:rPr>
        <w:t>Together</w:t>
      </w:r>
      <w:proofErr w:type="spellEnd"/>
      <w:r w:rsidRPr="00910B4F">
        <w:rPr>
          <w:lang w:eastAsia="en-GB"/>
        </w:rPr>
        <w:t>]</w:t>
      </w:r>
    </w:p>
    <w:p w14:paraId="151571D2" w14:textId="2C9907EA" w:rsidR="005548AF" w:rsidRPr="005548AF" w:rsidRDefault="005548AF" w:rsidP="005548AF">
      <w:pPr>
        <w:pStyle w:val="JugendForscht"/>
        <w:rPr>
          <w:lang w:eastAsia="en-GB"/>
        </w:rPr>
      </w:pPr>
      <w:r w:rsidRPr="005548AF">
        <w:rPr>
          <w:noProof/>
          <w:lang w:val="en-GB" w:eastAsia="en-GB"/>
        </w:rPr>
        <w:lastRenderedPageBreak/>
        <w:drawing>
          <wp:inline distT="0" distB="0" distL="0" distR="0" wp14:anchorId="0C101F33" wp14:editId="541AF5D5">
            <wp:extent cx="3352800" cy="2514785"/>
            <wp:effectExtent l="0" t="0" r="0" b="0"/>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8227" cy="2518855"/>
                    </a:xfrm>
                    <a:prstGeom prst="rect">
                      <a:avLst/>
                    </a:prstGeom>
                    <a:noFill/>
                    <a:ln>
                      <a:noFill/>
                    </a:ln>
                  </pic:spPr>
                </pic:pic>
              </a:graphicData>
            </a:graphic>
          </wp:inline>
        </w:drawing>
      </w:r>
      <w:r w:rsidRPr="005548AF">
        <w:rPr>
          <w:lang w:eastAsia="en-GB"/>
        </w:rPr>
        <w:br/>
        <w:t>In der Grafik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72BC3949" w14:textId="77777777" w:rsidR="005548AF" w:rsidRPr="00910B4F" w:rsidRDefault="005548AF" w:rsidP="005548AF">
      <w:pPr>
        <w:pStyle w:val="JugendForscht"/>
        <w:rPr>
          <w:lang w:eastAsia="en-GB"/>
        </w:rPr>
      </w:pPr>
      <w:r w:rsidRPr="00910B4F">
        <w:rPr>
          <w:lang w:eastAsia="en-GB"/>
        </w:rPr>
        <w:t xml:space="preserve">[Polarisation - NYT - </w:t>
      </w:r>
      <w:proofErr w:type="spellStart"/>
      <w:r w:rsidRPr="00910B4F">
        <w:rPr>
          <w:lang w:eastAsia="en-GB"/>
        </w:rPr>
        <w:t>Together</w:t>
      </w:r>
      <w:proofErr w:type="spellEnd"/>
      <w:r w:rsidRPr="00910B4F">
        <w:rPr>
          <w:lang w:eastAsia="en-GB"/>
        </w:rPr>
        <w:t>]</w:t>
      </w:r>
    </w:p>
    <w:p w14:paraId="39EEA7F8" w14:textId="4DF71505" w:rsidR="005548AF" w:rsidRPr="005548AF" w:rsidRDefault="005548AF" w:rsidP="005548AF">
      <w:pPr>
        <w:pStyle w:val="JugendForscht"/>
        <w:rPr>
          <w:lang w:val="en-GB" w:eastAsia="en-GB"/>
        </w:rPr>
      </w:pPr>
      <w:r w:rsidRPr="005548AF">
        <w:rPr>
          <w:noProof/>
          <w:lang w:val="en-GB" w:eastAsia="en-GB"/>
        </w:rPr>
        <w:drawing>
          <wp:inline distT="0" distB="0" distL="0" distR="0" wp14:anchorId="61899515" wp14:editId="3188620B">
            <wp:extent cx="2875069" cy="2156460"/>
            <wp:effectExtent l="0" t="0" r="1905" b="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085" cy="2159472"/>
                    </a:xfrm>
                    <a:prstGeom prst="rect">
                      <a:avLst/>
                    </a:prstGeom>
                    <a:noFill/>
                    <a:ln>
                      <a:noFill/>
                    </a:ln>
                  </pic:spPr>
                </pic:pic>
              </a:graphicData>
            </a:graphic>
          </wp:inline>
        </w:drawing>
      </w:r>
      <w:r w:rsidRPr="005548AF">
        <w:rPr>
          <w:lang w:eastAsia="en-GB"/>
        </w:rPr>
        <w:br/>
        <w:t xml:space="preserve">Auch bei der New York Times ist ein ähnliches Bild zu erkennen. Die Werte sind relativ konstant und auch hier gibt es keine großen Schwankungen. </w:t>
      </w:r>
      <w:r w:rsidRPr="005548AF">
        <w:rPr>
          <w:lang w:val="en-GB" w:eastAsia="en-GB"/>
        </w:rPr>
        <w:t xml:space="preserve">Die </w:t>
      </w:r>
      <w:proofErr w:type="spellStart"/>
      <w:r w:rsidRPr="005548AF">
        <w:rPr>
          <w:lang w:val="en-GB" w:eastAsia="en-GB"/>
        </w:rPr>
        <w:t>Werte</w:t>
      </w:r>
      <w:proofErr w:type="spellEnd"/>
      <w:r w:rsidRPr="005548AF">
        <w:rPr>
          <w:lang w:val="en-GB" w:eastAsia="en-GB"/>
        </w:rPr>
        <w:t xml:space="preserve"> </w:t>
      </w:r>
      <w:proofErr w:type="spellStart"/>
      <w:r w:rsidRPr="005548AF">
        <w:rPr>
          <w:lang w:val="en-GB" w:eastAsia="en-GB"/>
        </w:rPr>
        <w:t>sind</w:t>
      </w:r>
      <w:proofErr w:type="spellEnd"/>
      <w:r w:rsidRPr="005548AF">
        <w:rPr>
          <w:lang w:val="en-GB" w:eastAsia="en-GB"/>
        </w:rPr>
        <w:t xml:space="preserve"> </w:t>
      </w:r>
      <w:proofErr w:type="spellStart"/>
      <w:r w:rsidRPr="005548AF">
        <w:rPr>
          <w:lang w:val="en-GB" w:eastAsia="en-GB"/>
        </w:rPr>
        <w:t>immer</w:t>
      </w:r>
      <w:proofErr w:type="spellEnd"/>
      <w:r w:rsidRPr="005548AF">
        <w:rPr>
          <w:lang w:val="en-GB" w:eastAsia="en-GB"/>
        </w:rPr>
        <w:t xml:space="preserve"> um ca. 0.1.</w:t>
      </w:r>
    </w:p>
    <w:p w14:paraId="13AEB814" w14:textId="77777777" w:rsidR="005548AF" w:rsidRPr="005548AF" w:rsidRDefault="0002349B" w:rsidP="005548AF">
      <w:pPr>
        <w:pStyle w:val="JugendForscht"/>
        <w:rPr>
          <w:rFonts w:ascii="Times New Roman" w:hAnsi="Times New Roman"/>
          <w:lang w:val="en-GB" w:eastAsia="en-GB"/>
        </w:rPr>
      </w:pPr>
      <w:r>
        <w:rPr>
          <w:lang w:val="en-GB" w:eastAsia="en-GB"/>
        </w:rPr>
        <w:pict w14:anchorId="76293140">
          <v:rect id="_x0000_i1031" style="width:0;height:3pt" o:hralign="center" o:hrstd="t" o:hrnoshade="t" o:hr="t" fillcolor="#555" stroked="f"/>
        </w:pict>
      </w:r>
    </w:p>
    <w:p w14:paraId="30D888B8" w14:textId="77777777" w:rsidR="005548AF" w:rsidRPr="005548AF" w:rsidRDefault="005548AF" w:rsidP="005548AF">
      <w:pPr>
        <w:pStyle w:val="JugendForscht"/>
        <w:rPr>
          <w:lang w:eastAsia="en-GB"/>
        </w:rPr>
      </w:pPr>
      <w:r w:rsidRPr="005548AF">
        <w:rPr>
          <w:b/>
          <w:bCs/>
          <w:color w:val="030303"/>
          <w:lang w:eastAsia="en-GB"/>
        </w:rPr>
        <w:t>Die Subjektivität</w:t>
      </w:r>
      <w:r w:rsidRPr="005548AF">
        <w:rPr>
          <w:lang w:eastAsia="en-GB"/>
        </w:rPr>
        <w:t xml:space="preserve"> gibt an, wie subjektiv ein Text ist. 0 bedeutet sehr objektiv, 1 bedeutet subjektiv. Ein </w:t>
      </w:r>
      <w:proofErr w:type="spellStart"/>
      <w:r w:rsidRPr="005548AF">
        <w:rPr>
          <w:lang w:eastAsia="en-GB"/>
        </w:rPr>
        <w:t>durschnittlicher</w:t>
      </w:r>
      <w:proofErr w:type="spellEnd"/>
      <w:r w:rsidRPr="005548AF">
        <w:rPr>
          <w:lang w:eastAsia="en-GB"/>
        </w:rPr>
        <w:t xml:space="preserve"> Wert beider Zeitschriften ist 0.4, wie man an der Grafik unten erkennen kann. Hier wurden alle drei Kategorien zusammengefasst und in einem Graphen dargestellt.</w:t>
      </w:r>
    </w:p>
    <w:p w14:paraId="7E01D02F" w14:textId="77777777" w:rsidR="005548AF" w:rsidRPr="005548AF" w:rsidRDefault="005548AF" w:rsidP="005548AF">
      <w:pPr>
        <w:pStyle w:val="JugendForscht"/>
        <w:rPr>
          <w:lang w:val="en-GB" w:eastAsia="en-GB"/>
        </w:rPr>
      </w:pPr>
      <w:r w:rsidRPr="005548AF">
        <w:rPr>
          <w:lang w:val="en-GB" w:eastAsia="en-GB"/>
        </w:rPr>
        <w:t>[</w:t>
      </w:r>
      <w:proofErr w:type="spellStart"/>
      <w:r w:rsidRPr="005548AF">
        <w:rPr>
          <w:lang w:val="en-GB" w:eastAsia="en-GB"/>
        </w:rPr>
        <w:t>Subjektivität</w:t>
      </w:r>
      <w:proofErr w:type="spellEnd"/>
      <w:r w:rsidRPr="005548AF">
        <w:rPr>
          <w:lang w:val="en-GB" w:eastAsia="en-GB"/>
        </w:rPr>
        <w:t xml:space="preserve"> - NYT - All]</w:t>
      </w:r>
    </w:p>
    <w:p w14:paraId="269C9702" w14:textId="1904AF68"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2553504C" wp14:editId="17CD65E8">
            <wp:extent cx="2941320" cy="2206152"/>
            <wp:effectExtent l="0" t="0" r="0" b="3810"/>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4025" cy="2208181"/>
                    </a:xfrm>
                    <a:prstGeom prst="rect">
                      <a:avLst/>
                    </a:prstGeom>
                    <a:noFill/>
                    <a:ln>
                      <a:noFill/>
                    </a:ln>
                  </pic:spPr>
                </pic:pic>
              </a:graphicData>
            </a:graphic>
          </wp:inline>
        </w:drawing>
      </w:r>
    </w:p>
    <w:p w14:paraId="6059EBFC" w14:textId="77777777" w:rsidR="005548AF" w:rsidRPr="005548AF" w:rsidRDefault="005548AF" w:rsidP="005548AF">
      <w:pPr>
        <w:pStyle w:val="JugendForscht"/>
        <w:rPr>
          <w:lang w:eastAsia="en-GB"/>
        </w:rPr>
      </w:pPr>
      <w:r w:rsidRPr="005548AF">
        <w:rPr>
          <w:lang w:eastAsia="en-GB"/>
        </w:rPr>
        <w:t xml:space="preserve">Wenn man aber die einzelnen Kategorien betrachtet (Bild unten), sieht man deutliche Unterschiede. Die Kategorie "World" ist deutlich subjektiver als die anderen beiden Kategorien. Dies ist auch bei "The Guardian" zu erkennen. Die Kategorie "World" ist zu </w:t>
      </w:r>
      <w:proofErr w:type="spellStart"/>
      <w:r w:rsidRPr="005548AF">
        <w:rPr>
          <w:lang w:eastAsia="en-GB"/>
        </w:rPr>
        <w:t>beginn</w:t>
      </w:r>
      <w:proofErr w:type="spellEnd"/>
      <w:r w:rsidRPr="005548AF">
        <w:rPr>
          <w:lang w:eastAsia="en-GB"/>
        </w:rPr>
        <w:t xml:space="preserve"> deutlich subjektiver als die anderen beiden Kategorien, und die </w:t>
      </w:r>
      <w:proofErr w:type="spellStart"/>
      <w:r w:rsidRPr="005548AF">
        <w:rPr>
          <w:lang w:eastAsia="en-GB"/>
        </w:rPr>
        <w:t>Kateogrie</w:t>
      </w:r>
      <w:proofErr w:type="spellEnd"/>
      <w:r w:rsidRPr="005548AF">
        <w:rPr>
          <w:lang w:eastAsia="en-GB"/>
        </w:rPr>
        <w:t xml:space="preserve"> "Opinion" ist am subjektivsten.</w:t>
      </w:r>
    </w:p>
    <w:p w14:paraId="74BF0E97" w14:textId="77777777" w:rsidR="005548AF" w:rsidRPr="005548AF" w:rsidRDefault="005548AF" w:rsidP="005548AF">
      <w:pPr>
        <w:pStyle w:val="JugendForscht"/>
        <w:rPr>
          <w:lang w:val="en-GB" w:eastAsia="en-GB"/>
        </w:rPr>
      </w:pPr>
      <w:r w:rsidRPr="005548AF">
        <w:rPr>
          <w:lang w:val="en-GB" w:eastAsia="en-GB"/>
        </w:rPr>
        <w:t>[</w:t>
      </w:r>
      <w:proofErr w:type="spellStart"/>
      <w:r w:rsidRPr="005548AF">
        <w:rPr>
          <w:lang w:val="en-GB" w:eastAsia="en-GB"/>
        </w:rPr>
        <w:t>Subjektivität</w:t>
      </w:r>
      <w:proofErr w:type="spellEnd"/>
      <w:r w:rsidRPr="005548AF">
        <w:rPr>
          <w:lang w:val="en-GB" w:eastAsia="en-GB"/>
        </w:rPr>
        <w:t xml:space="preserve"> - NYT - Together]</w:t>
      </w:r>
    </w:p>
    <w:p w14:paraId="609FB435" w14:textId="7DB320C1" w:rsidR="005548AF" w:rsidRPr="005548AF" w:rsidRDefault="005548AF" w:rsidP="005548AF">
      <w:pPr>
        <w:pStyle w:val="JugendForscht"/>
        <w:rPr>
          <w:lang w:val="en-GB" w:eastAsia="en-GB"/>
        </w:rPr>
      </w:pPr>
      <w:r w:rsidRPr="005548AF">
        <w:rPr>
          <w:noProof/>
          <w:lang w:val="en-GB" w:eastAsia="en-GB"/>
        </w:rPr>
        <w:drawing>
          <wp:inline distT="0" distB="0" distL="0" distR="0" wp14:anchorId="083C4AC1" wp14:editId="77CF6400">
            <wp:extent cx="3595529" cy="2696845"/>
            <wp:effectExtent l="0" t="0" r="5080" b="825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8504" cy="2699077"/>
                    </a:xfrm>
                    <a:prstGeom prst="rect">
                      <a:avLst/>
                    </a:prstGeom>
                    <a:noFill/>
                    <a:ln>
                      <a:noFill/>
                    </a:ln>
                  </pic:spPr>
                </pic:pic>
              </a:graphicData>
            </a:graphic>
          </wp:inline>
        </w:drawing>
      </w:r>
    </w:p>
    <w:p w14:paraId="69D1511C" w14:textId="77777777" w:rsidR="005548AF" w:rsidRPr="005548AF" w:rsidRDefault="005548AF" w:rsidP="005548AF">
      <w:pPr>
        <w:pStyle w:val="JugendForscht"/>
        <w:rPr>
          <w:lang w:eastAsia="en-GB"/>
        </w:rPr>
      </w:pPr>
      <w:r w:rsidRPr="005548AF">
        <w:rPr>
          <w:lang w:eastAsia="en-GB"/>
        </w:rPr>
        <w:t>Interessant ist auch, dass dieses Ergebnis sehr vergleichbar mit dem Ergebnis von "The Guardian" ist. Auch hier ist die Kategorie "World" am subjektivsten, wobei sich "Politics" langsam vom eher Objektiven "Opinion" entfernt und sich "World" nähert:</w:t>
      </w:r>
    </w:p>
    <w:p w14:paraId="1E2182AE" w14:textId="77777777" w:rsidR="005548AF" w:rsidRPr="005548AF" w:rsidRDefault="005548AF" w:rsidP="005548AF">
      <w:pPr>
        <w:pStyle w:val="JugendForscht"/>
        <w:rPr>
          <w:lang w:val="en-GB" w:eastAsia="en-GB"/>
        </w:rPr>
      </w:pPr>
      <w:r w:rsidRPr="005548AF">
        <w:rPr>
          <w:lang w:val="en-GB" w:eastAsia="en-GB"/>
        </w:rPr>
        <w:t>[</w:t>
      </w:r>
      <w:proofErr w:type="spellStart"/>
      <w:r w:rsidRPr="005548AF">
        <w:rPr>
          <w:lang w:val="en-GB" w:eastAsia="en-GB"/>
        </w:rPr>
        <w:t>Subjektivität</w:t>
      </w:r>
      <w:proofErr w:type="spellEnd"/>
      <w:r w:rsidRPr="005548AF">
        <w:rPr>
          <w:lang w:val="en-GB" w:eastAsia="en-GB"/>
        </w:rPr>
        <w:t xml:space="preserve"> - Guardian - Together]</w:t>
      </w:r>
    </w:p>
    <w:p w14:paraId="069F0915" w14:textId="5AFC3580"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0C0C8B1C" wp14:editId="6D0103D0">
            <wp:extent cx="5759450" cy="4319905"/>
            <wp:effectExtent l="0" t="0" r="0" b="444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E2C2321" w14:textId="77777777" w:rsidR="005548AF" w:rsidRPr="005548AF" w:rsidRDefault="0002349B" w:rsidP="005548AF">
      <w:pPr>
        <w:pStyle w:val="JugendForscht"/>
        <w:rPr>
          <w:rFonts w:ascii="Times New Roman" w:hAnsi="Times New Roman"/>
          <w:lang w:val="en-GB" w:eastAsia="en-GB"/>
        </w:rPr>
      </w:pPr>
      <w:r>
        <w:rPr>
          <w:lang w:val="en-GB" w:eastAsia="en-GB"/>
        </w:rPr>
        <w:pict w14:anchorId="58415F1A">
          <v:rect id="_x0000_i1032" style="width:0;height:3pt" o:hralign="center" o:hrstd="t" o:hrnoshade="t" o:hr="t" fillcolor="#555" stroked="f"/>
        </w:pict>
      </w:r>
    </w:p>
    <w:p w14:paraId="1E4C5AD1" w14:textId="77777777" w:rsidR="005548AF" w:rsidRPr="00910B4F" w:rsidRDefault="005548AF" w:rsidP="005548AF">
      <w:pPr>
        <w:pStyle w:val="JugendForscht"/>
        <w:rPr>
          <w:lang w:eastAsia="en-GB"/>
        </w:rPr>
      </w:pPr>
      <w:r w:rsidRPr="00910B4F">
        <w:rPr>
          <w:b/>
          <w:bCs/>
          <w:color w:val="030303"/>
          <w:lang w:eastAsia="en-GB"/>
        </w:rPr>
        <w:t>3. Wörteranzahl &amp; Artikellänge</w:t>
      </w:r>
    </w:p>
    <w:p w14:paraId="7244D5BF" w14:textId="77777777" w:rsidR="005548AF" w:rsidRPr="005548AF" w:rsidRDefault="005548AF" w:rsidP="005548AF">
      <w:pPr>
        <w:pStyle w:val="JugendForscht"/>
        <w:rPr>
          <w:lang w:val="en-GB" w:eastAsia="en-GB"/>
        </w:rPr>
      </w:pPr>
      <w:r w:rsidRPr="005548AF">
        <w:rPr>
          <w:lang w:eastAsia="en-GB"/>
        </w:rPr>
        <w:t xml:space="preserve">Zuletzt noch die Wörteranzahl und die Artikellänge. "The New York Times" hat eine deutlich höhere </w:t>
      </w:r>
      <w:proofErr w:type="spellStart"/>
      <w:r w:rsidRPr="005548AF">
        <w:rPr>
          <w:lang w:eastAsia="en-GB"/>
        </w:rPr>
        <w:t>durschnittliche</w:t>
      </w:r>
      <w:proofErr w:type="spellEnd"/>
      <w:r w:rsidRPr="005548AF">
        <w:rPr>
          <w:lang w:eastAsia="en-GB"/>
        </w:rPr>
        <w:t xml:space="preserve"> Wörteranzahl mit ca. 1100 Wörtern pro Artikel. Hingegen hat "The Guardian" mit einer </w:t>
      </w:r>
      <w:proofErr w:type="spellStart"/>
      <w:r w:rsidRPr="005548AF">
        <w:rPr>
          <w:lang w:eastAsia="en-GB"/>
        </w:rPr>
        <w:t>durschnittlichen</w:t>
      </w:r>
      <w:proofErr w:type="spellEnd"/>
      <w:r w:rsidRPr="005548AF">
        <w:rPr>
          <w:lang w:eastAsia="en-GB"/>
        </w:rPr>
        <w:t xml:space="preserve"> Wörteranzahl von 800 Wörtern.</w:t>
      </w:r>
      <w:r w:rsidRPr="005548AF">
        <w:rPr>
          <w:lang w:eastAsia="en-GB"/>
        </w:rPr>
        <w:br/>
        <w:t xml:space="preserve">Abgesehen von dem </w:t>
      </w:r>
      <w:proofErr w:type="spellStart"/>
      <w:r w:rsidRPr="005548AF">
        <w:rPr>
          <w:lang w:eastAsia="en-GB"/>
        </w:rPr>
        <w:t>durschnittlichen</w:t>
      </w:r>
      <w:proofErr w:type="spellEnd"/>
      <w:r w:rsidRPr="005548AF">
        <w:rPr>
          <w:lang w:eastAsia="en-GB"/>
        </w:rPr>
        <w:t xml:space="preserve"> Unterschied der Wörteranzahl, gibt es auch Entwicklungen über die Jahre. Doch diese sind nicht sehr aussagekräftig, da die Korrelation sehr gering ist, was am </w:t>
      </w:r>
      <w:proofErr w:type="spellStart"/>
      <w:r w:rsidRPr="005548AF">
        <w:rPr>
          <w:lang w:eastAsia="en-GB"/>
        </w:rPr>
        <w:t>Korreleationskoeffizienten</w:t>
      </w:r>
      <w:proofErr w:type="spellEnd"/>
      <w:r w:rsidRPr="005548AF">
        <w:rPr>
          <w:lang w:eastAsia="en-GB"/>
        </w:rPr>
        <w:t xml:space="preserve"> von nur 0.09 zu erkennen ist. </w:t>
      </w:r>
      <w:r w:rsidRPr="005548AF">
        <w:rPr>
          <w:lang w:val="en-GB" w:eastAsia="en-GB"/>
        </w:rPr>
        <w:t xml:space="preserve">(Bild </w:t>
      </w:r>
      <w:proofErr w:type="spellStart"/>
      <w:r w:rsidRPr="005548AF">
        <w:rPr>
          <w:lang w:val="en-GB" w:eastAsia="en-GB"/>
        </w:rPr>
        <w:t>unten</w:t>
      </w:r>
      <w:proofErr w:type="spellEnd"/>
      <w:r w:rsidRPr="005548AF">
        <w:rPr>
          <w:lang w:val="en-GB" w:eastAsia="en-GB"/>
        </w:rPr>
        <w:t>)</w:t>
      </w:r>
    </w:p>
    <w:p w14:paraId="55C8E7B6" w14:textId="77777777" w:rsidR="005548AF" w:rsidRPr="005548AF" w:rsidRDefault="005548AF" w:rsidP="005548AF">
      <w:pPr>
        <w:pStyle w:val="JugendForscht"/>
        <w:rPr>
          <w:lang w:val="en-GB" w:eastAsia="en-GB"/>
        </w:rPr>
      </w:pPr>
      <w:r w:rsidRPr="005548AF">
        <w:rPr>
          <w:lang w:val="en-GB" w:eastAsia="en-GB"/>
        </w:rPr>
        <w:t>[Wordcount - Guardian - All]</w:t>
      </w:r>
    </w:p>
    <w:p w14:paraId="176E1D8B" w14:textId="77DEF43D"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5EEA4F8C" wp14:editId="56723EC5">
            <wp:extent cx="5759450" cy="4319905"/>
            <wp:effectExtent l="0" t="0" r="0" b="4445"/>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FF80C81" w14:textId="77777777" w:rsidR="00F91137" w:rsidRPr="005B59DC" w:rsidRDefault="00F91137" w:rsidP="005B59DC">
      <w:pPr>
        <w:spacing w:line="360" w:lineRule="auto"/>
        <w:jc w:val="both"/>
        <w:rPr>
          <w:rFonts w:cs="Arial"/>
          <w:sz w:val="20"/>
          <w:lang w:val="it-IT"/>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0BB1C683" w:rsidR="00E254E3" w:rsidRPr="00910B4F" w:rsidRDefault="00910B4F" w:rsidP="00910B4F">
      <w:pPr>
        <w:pStyle w:val="JugendForscht"/>
        <w:rPr>
          <w:rFonts w:cs="Arial"/>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 xml:space="preserve">Der Anstieg der Artikelanzahl </w:t>
      </w:r>
      <w:proofErr w:type="spellStart"/>
      <w:r>
        <w:rPr>
          <w:shd w:val="clear" w:color="auto" w:fill="FFFFFF"/>
        </w:rPr>
        <w:t>ind</w:t>
      </w:r>
      <w:proofErr w:type="spellEnd"/>
      <w:r>
        <w:rPr>
          <w:shd w:val="clear" w:color="auto" w:fill="FFFFFF"/>
        </w:rPr>
        <w:t xml:space="preserve">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19A9FB7F" w:rsidR="005B59DC" w:rsidRPr="00910B4F" w:rsidRDefault="00910B4F" w:rsidP="00910B4F">
      <w:pPr>
        <w:pStyle w:val="JugendForscht"/>
        <w:rPr>
          <w:rFonts w:cs="Arial"/>
          <w:b/>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 xml:space="preserve">Eine konstante Polarisierung hat verschiedene Vorteile, denn durch eine konstante Polarisation </w:t>
      </w:r>
      <w:r>
        <w:rPr>
          <w:shd w:val="clear" w:color="auto" w:fill="FFFFFF"/>
        </w:rPr>
        <w:lastRenderedPageBreak/>
        <w:t>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proofErr w:type="spellStart"/>
      <w:r>
        <w:rPr>
          <w:shd w:val="clear" w:color="auto" w:fill="FFFFFF"/>
        </w:rPr>
        <w:t>Bildungeinrichtungen</w:t>
      </w:r>
      <w:proofErr w:type="spellEnd"/>
      <w:r>
        <w:rPr>
          <w:shd w:val="clear" w:color="auto" w:fill="FFFFFF"/>
        </w:rPr>
        <w:t> </w:t>
      </w:r>
      <w:r>
        <w:rPr>
          <w:rStyle w:val="HTMLCode"/>
          <w:rFonts w:ascii="Consolas" w:hAnsi="Consolas"/>
          <w:color w:val="030303"/>
          <w:shd w:val="clear" w:color="auto" w:fill="F0F0F0"/>
        </w:rPr>
        <w:t xml:space="preserve">Medienkritik, </w:t>
      </w:r>
      <w:proofErr w:type="spellStart"/>
      <w:r>
        <w:rPr>
          <w:rStyle w:val="HTMLCode"/>
          <w:rFonts w:ascii="Consolas" w:hAnsi="Consolas"/>
          <w:color w:val="030303"/>
          <w:shd w:val="clear" w:color="auto" w:fill="F0F0F0"/>
        </w:rPr>
        <w:t>überprüfung</w:t>
      </w:r>
      <w:proofErr w:type="spellEnd"/>
      <w:r>
        <w:rPr>
          <w:rStyle w:val="HTMLCode"/>
          <w:rFonts w:ascii="Consolas" w:hAnsi="Consolas"/>
          <w:color w:val="030303"/>
          <w:shd w:val="clear" w:color="auto" w:fill="F0F0F0"/>
        </w:rPr>
        <w:t xml:space="preserve"> von Vorurteilen, 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t xml:space="preserve">Mit meiner Forschungsarbeit möchte ich einen Beitrag zur Medienkritik leisten, denn "in einer von Medien geprägten Welt [...] kann es gar nicht genug Medienkritik </w:t>
      </w:r>
      <w:proofErr w:type="spellStart"/>
      <w:r>
        <w:rPr>
          <w:shd w:val="clear" w:color="auto" w:fill="FFFFFF"/>
        </w:rPr>
        <w:t>geben"</w:t>
      </w:r>
      <w:r>
        <w:rPr>
          <w:rStyle w:val="HTMLCode"/>
          <w:rFonts w:ascii="Consolas" w:hAnsi="Consolas"/>
          <w:color w:val="030303"/>
          <w:shd w:val="clear" w:color="auto" w:fill="F0F0F0"/>
        </w:rPr>
        <w:t>Zitat</w:t>
      </w:r>
      <w:proofErr w:type="spellEnd"/>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71AF347A" w14:textId="77777777" w:rsidR="00910B4F" w:rsidRPr="00910B4F" w:rsidRDefault="0057271E" w:rsidP="00910B4F">
      <w:pPr>
        <w:pStyle w:val="Listenabsatz"/>
        <w:numPr>
          <w:ilvl w:val="0"/>
          <w:numId w:val="27"/>
        </w:numPr>
        <w:spacing w:after="0" w:line="360" w:lineRule="auto"/>
        <w:jc w:val="both"/>
        <w:rPr>
          <w:rFonts w:ascii="Helvetica" w:hAnsi="Helvetica" w:cs="Helvetica"/>
          <w:color w:val="030303"/>
          <w:sz w:val="24"/>
          <w:szCs w:val="24"/>
        </w:rPr>
      </w:pPr>
      <w:r w:rsidRPr="005B59DC">
        <w:rPr>
          <w:rFonts w:cs="Arial"/>
          <w:b/>
          <w:sz w:val="20"/>
        </w:rPr>
        <w:t>Quellen- und Literaturverzeichnis</w:t>
      </w:r>
      <w:r w:rsidR="004E065F" w:rsidRPr="005B59DC">
        <w:rPr>
          <w:rFonts w:cs="Arial"/>
          <w:b/>
          <w:sz w:val="20"/>
        </w:rPr>
        <w:t xml:space="preserve"> </w:t>
      </w:r>
      <w:r w:rsidR="004E065F" w:rsidRPr="005B59DC">
        <w:rPr>
          <w:rFonts w:cs="Arial"/>
          <w:sz w:val="20"/>
        </w:rPr>
        <w:t>(zählt nicht zu den max. 15 Seiten)</w:t>
      </w:r>
    </w:p>
    <w:p w14:paraId="6CBB63D3" w14:textId="6B4C8279" w:rsidR="00910B4F" w:rsidRPr="00910B4F" w:rsidRDefault="00910B4F" w:rsidP="00910B4F">
      <w:pPr>
        <w:pStyle w:val="JugendForscht"/>
      </w:pPr>
      <w:r w:rsidRPr="00910B4F">
        <w:rPr>
          <w:rStyle w:val="Fett"/>
          <w:rFonts w:ascii="Helvetica" w:hAnsi="Helvetica" w:cs="Helvetica"/>
          <w:b w:val="0"/>
          <w:bCs w:val="0"/>
          <w:color w:val="030303"/>
          <w:sz w:val="24"/>
          <w:szCs w:val="24"/>
        </w:rPr>
        <w:t>1. Python als Programmiersprache</w:t>
      </w:r>
    </w:p>
    <w:p w14:paraId="6BF17C3A" w14:textId="4E5955F5" w:rsidR="00910B4F" w:rsidRDefault="0002349B" w:rsidP="00910B4F">
      <w:pPr>
        <w:pStyle w:val="JugendForscht"/>
        <w:rPr>
          <w:color w:val="555555"/>
        </w:rPr>
      </w:pPr>
      <w:hyperlink r:id="rId23" w:history="1">
        <w:r w:rsidR="00910B4F" w:rsidRPr="00455F2B">
          <w:rPr>
            <w:rStyle w:val="Hyperlink"/>
            <w:rFonts w:ascii="Helvetica" w:hAnsi="Helvetica" w:cs="Helvetica"/>
          </w:rPr>
          <w:t>https://www.python.org/:</w:t>
        </w:r>
      </w:hyperlink>
      <w:r w:rsidR="00910B4F">
        <w:rPr>
          <w:color w:val="555555"/>
        </w:rPr>
        <w:t xml:space="preserve"> 31.12.24, Python Software </w:t>
      </w:r>
      <w:proofErr w:type="spellStart"/>
      <w:r w:rsidR="00910B4F">
        <w:rPr>
          <w:color w:val="555555"/>
        </w:rPr>
        <w:t>Foundation</w:t>
      </w:r>
      <w:proofErr w:type="spellEnd"/>
      <w:r w:rsidR="00910B4F">
        <w:rPr>
          <w:color w:val="555555"/>
        </w:rPr>
        <w:t>, Python als Programmiersprache</w:t>
      </w:r>
    </w:p>
    <w:p w14:paraId="2A37B089" w14:textId="77777777" w:rsidR="00910B4F" w:rsidRPr="00972228" w:rsidRDefault="00910B4F" w:rsidP="00910B4F">
      <w:pPr>
        <w:pStyle w:val="JugendForscht"/>
        <w:rPr>
          <w:lang w:val="en-GB"/>
        </w:rPr>
      </w:pPr>
      <w:r w:rsidRPr="00972228">
        <w:rPr>
          <w:rStyle w:val="Fett"/>
          <w:rFonts w:ascii="Helvetica" w:hAnsi="Helvetica" w:cs="Helvetica"/>
          <w:b w:val="0"/>
          <w:bCs w:val="0"/>
          <w:color w:val="030303"/>
          <w:sz w:val="24"/>
          <w:szCs w:val="24"/>
          <w:lang w:val="en-GB"/>
        </w:rPr>
        <w:t xml:space="preserve">2. </w:t>
      </w:r>
      <w:proofErr w:type="spellStart"/>
      <w:r w:rsidRPr="00972228">
        <w:rPr>
          <w:rStyle w:val="Fett"/>
          <w:rFonts w:ascii="Helvetica" w:hAnsi="Helvetica" w:cs="Helvetica"/>
          <w:b w:val="0"/>
          <w:bCs w:val="0"/>
          <w:color w:val="030303"/>
          <w:sz w:val="24"/>
          <w:szCs w:val="24"/>
          <w:lang w:val="en-GB"/>
        </w:rPr>
        <w:t>Verwendete</w:t>
      </w:r>
      <w:proofErr w:type="spellEnd"/>
      <w:r w:rsidRPr="00972228">
        <w:rPr>
          <w:rStyle w:val="Fett"/>
          <w:rFonts w:ascii="Helvetica" w:hAnsi="Helvetica" w:cs="Helvetica"/>
          <w:b w:val="0"/>
          <w:bCs w:val="0"/>
          <w:color w:val="030303"/>
          <w:sz w:val="24"/>
          <w:szCs w:val="24"/>
          <w:lang w:val="en-GB"/>
        </w:rPr>
        <w:t xml:space="preserve"> Python </w:t>
      </w:r>
      <w:proofErr w:type="spellStart"/>
      <w:r w:rsidRPr="00972228">
        <w:rPr>
          <w:rStyle w:val="Fett"/>
          <w:rFonts w:ascii="Helvetica" w:hAnsi="Helvetica" w:cs="Helvetica"/>
          <w:b w:val="0"/>
          <w:bCs w:val="0"/>
          <w:color w:val="030303"/>
          <w:sz w:val="24"/>
          <w:szCs w:val="24"/>
          <w:lang w:val="en-GB"/>
        </w:rPr>
        <w:t>Bibliotheken</w:t>
      </w:r>
      <w:proofErr w:type="spellEnd"/>
    </w:p>
    <w:p w14:paraId="357C4E2A" w14:textId="77777777" w:rsidR="00910B4F" w:rsidRPr="00910B4F" w:rsidRDefault="0002349B" w:rsidP="00910B4F">
      <w:pPr>
        <w:pStyle w:val="JugendForscht"/>
        <w:rPr>
          <w:color w:val="555555"/>
          <w:lang w:val="en-GB"/>
        </w:rPr>
      </w:pPr>
      <w:hyperlink r:id="rId24" w:history="1">
        <w:r w:rsidR="00910B4F" w:rsidRPr="00910B4F">
          <w:rPr>
            <w:rStyle w:val="Hyperlink"/>
            <w:rFonts w:ascii="Helvetica" w:hAnsi="Helvetica" w:cs="Helvetica"/>
            <w:color w:val="0088CC"/>
            <w:u w:val="none"/>
            <w:lang w:val="en-GB"/>
          </w:rPr>
          <w:t>https://www.crummy.com/software/BeautifulSoup/:</w:t>
        </w:r>
      </w:hyperlink>
      <w:r w:rsidR="00910B4F" w:rsidRPr="00910B4F">
        <w:rPr>
          <w:color w:val="555555"/>
          <w:lang w:val="en-GB"/>
        </w:rPr>
        <w:t> 30.12.2024, Leonard Richardson, Beautiful Soup for HTML-Parsing</w:t>
      </w:r>
    </w:p>
    <w:p w14:paraId="7CCF654A" w14:textId="77777777" w:rsidR="00910B4F" w:rsidRPr="00910B4F" w:rsidRDefault="0002349B" w:rsidP="00910B4F">
      <w:pPr>
        <w:pStyle w:val="JugendForscht"/>
        <w:rPr>
          <w:color w:val="555555"/>
          <w:lang w:val="en-GB"/>
        </w:rPr>
      </w:pPr>
      <w:hyperlink r:id="rId25" w:history="1">
        <w:r w:rsidR="00910B4F" w:rsidRPr="00910B4F">
          <w:rPr>
            <w:rStyle w:val="Hyperlink"/>
            <w:rFonts w:ascii="Helvetica" w:hAnsi="Helvetica" w:cs="Helvetica"/>
            <w:color w:val="0088CC"/>
            <w:u w:val="none"/>
            <w:lang w:val="en-GB"/>
          </w:rPr>
          <w:t>https://matplotlib.org/:</w:t>
        </w:r>
      </w:hyperlink>
      <w:r w:rsidR="00910B4F" w:rsidRPr="00910B4F">
        <w:rPr>
          <w:color w:val="555555"/>
          <w:lang w:val="en-GB"/>
        </w:rPr>
        <w:t xml:space="preserve"> 30.12.2024, © 2012 – 2024 The Matplotlib development team, Matplotlib </w:t>
      </w:r>
      <w:proofErr w:type="spellStart"/>
      <w:r w:rsidR="00910B4F" w:rsidRPr="00910B4F">
        <w:rPr>
          <w:color w:val="555555"/>
          <w:lang w:val="en-GB"/>
        </w:rPr>
        <w:t>für</w:t>
      </w:r>
      <w:proofErr w:type="spellEnd"/>
      <w:r w:rsidR="00910B4F" w:rsidRPr="00910B4F">
        <w:rPr>
          <w:color w:val="555555"/>
          <w:lang w:val="en-GB"/>
        </w:rPr>
        <w:t xml:space="preserve"> </w:t>
      </w:r>
      <w:proofErr w:type="spellStart"/>
      <w:r w:rsidR="00910B4F" w:rsidRPr="00910B4F">
        <w:rPr>
          <w:color w:val="555555"/>
          <w:lang w:val="en-GB"/>
        </w:rPr>
        <w:t>Graphen</w:t>
      </w:r>
      <w:proofErr w:type="spellEnd"/>
    </w:p>
    <w:p w14:paraId="3B6DC563" w14:textId="77777777" w:rsidR="00910B4F" w:rsidRDefault="0002349B" w:rsidP="00910B4F">
      <w:pPr>
        <w:pStyle w:val="JugendForscht"/>
        <w:rPr>
          <w:color w:val="555555"/>
        </w:rPr>
      </w:pPr>
      <w:hyperlink r:id="rId26" w:history="1">
        <w:r w:rsidR="00910B4F">
          <w:rPr>
            <w:rStyle w:val="Hyperlink"/>
            <w:rFonts w:ascii="Helvetica" w:hAnsi="Helvetica" w:cs="Helvetica"/>
            <w:color w:val="0088CC"/>
            <w:u w:val="none"/>
          </w:rPr>
          <w:t>https://numpy.org/:</w:t>
        </w:r>
      </w:hyperlink>
      <w:r w:rsidR="00910B4F">
        <w:rPr>
          <w:color w:val="555555"/>
        </w:rPr>
        <w:t xml:space="preserve"> 30.12.2024, © 2024 </w:t>
      </w:r>
      <w:proofErr w:type="spellStart"/>
      <w:r w:rsidR="00910B4F">
        <w:rPr>
          <w:color w:val="555555"/>
        </w:rPr>
        <w:t>NumPy</w:t>
      </w:r>
      <w:proofErr w:type="spellEnd"/>
      <w:r w:rsidR="00910B4F">
        <w:rPr>
          <w:color w:val="555555"/>
        </w:rPr>
        <w:t xml:space="preserve"> </w:t>
      </w:r>
      <w:proofErr w:type="spellStart"/>
      <w:r w:rsidR="00910B4F">
        <w:rPr>
          <w:color w:val="555555"/>
        </w:rPr>
        <w:t>team</w:t>
      </w:r>
      <w:proofErr w:type="spellEnd"/>
      <w:r w:rsidR="00910B4F">
        <w:rPr>
          <w:color w:val="555555"/>
        </w:rPr>
        <w:t xml:space="preserve">, </w:t>
      </w:r>
      <w:proofErr w:type="spellStart"/>
      <w:r w:rsidR="00910B4F">
        <w:rPr>
          <w:color w:val="555555"/>
        </w:rPr>
        <w:t>Numpy</w:t>
      </w:r>
      <w:proofErr w:type="spellEnd"/>
      <w:r w:rsidR="00910B4F">
        <w:rPr>
          <w:color w:val="555555"/>
        </w:rPr>
        <w:t xml:space="preserve"> für numerische Berechnungen</w:t>
      </w:r>
    </w:p>
    <w:p w14:paraId="7D3A4A64" w14:textId="77777777" w:rsidR="00910B4F" w:rsidRDefault="0002349B" w:rsidP="00910B4F">
      <w:pPr>
        <w:pStyle w:val="JugendForscht"/>
        <w:rPr>
          <w:color w:val="555555"/>
        </w:rPr>
      </w:pPr>
      <w:hyperlink r:id="rId27" w:history="1">
        <w:r w:rsidR="00910B4F">
          <w:rPr>
            <w:rStyle w:val="Hyperlink"/>
            <w:rFonts w:ascii="Helvetica" w:hAnsi="Helvetica" w:cs="Helvetica"/>
            <w:color w:val="0088CC"/>
            <w:u w:val="none"/>
          </w:rPr>
          <w:t>https://pandas.pydata.org/:</w:t>
        </w:r>
      </w:hyperlink>
      <w:r w:rsidR="00910B4F">
        <w:rPr>
          <w:color w:val="555555"/>
        </w:rPr>
        <w:t xml:space="preserve"> 30.12.2024, © 2024 </w:t>
      </w:r>
      <w:proofErr w:type="spellStart"/>
      <w:r w:rsidR="00910B4F">
        <w:rPr>
          <w:color w:val="555555"/>
        </w:rPr>
        <w:t>pandas</w:t>
      </w:r>
      <w:proofErr w:type="spellEnd"/>
      <w:r w:rsidR="00910B4F">
        <w:rPr>
          <w:color w:val="555555"/>
        </w:rPr>
        <w:t xml:space="preserve">, </w:t>
      </w:r>
      <w:proofErr w:type="spellStart"/>
      <w:r w:rsidR="00910B4F">
        <w:rPr>
          <w:color w:val="555555"/>
        </w:rPr>
        <w:t>pandas</w:t>
      </w:r>
      <w:proofErr w:type="spellEnd"/>
      <w:r w:rsidR="00910B4F">
        <w:rPr>
          <w:color w:val="555555"/>
        </w:rPr>
        <w:t xml:space="preserve"> zur Datenanalyse</w:t>
      </w:r>
    </w:p>
    <w:p w14:paraId="4044DFF4" w14:textId="38051C71" w:rsidR="00910B4F" w:rsidRPr="00776C4F" w:rsidRDefault="005E7AF8" w:rsidP="00776C4F">
      <w:pPr>
        <w:pStyle w:val="JugendForscht"/>
      </w:pPr>
      <w:hyperlink r:id="rId28" w:history="1">
        <w:r w:rsidRPr="00776C4F">
          <w:rPr>
            <w:rStyle w:val="Hyperlink"/>
            <w:color w:val="4F81BD" w:themeColor="accent1"/>
          </w:rPr>
          <w:t>https://plotly.com/</w:t>
        </w:r>
      </w:hyperlink>
      <w:r w:rsidR="00776C4F" w:rsidRPr="00776C4F">
        <w:rPr>
          <w:color w:val="4F81BD" w:themeColor="accent1"/>
          <w:u w:val="single"/>
        </w:rPr>
        <w:t>:</w:t>
      </w:r>
      <w:r w:rsidR="00910B4F" w:rsidRPr="00776C4F">
        <w:t xml:space="preserve"> 30.12.2024, © 2024 </w:t>
      </w:r>
      <w:proofErr w:type="spellStart"/>
      <w:r w:rsidR="00910B4F" w:rsidRPr="00776C4F">
        <w:t>Plotly</w:t>
      </w:r>
      <w:proofErr w:type="spellEnd"/>
      <w:r w:rsidR="00910B4F" w:rsidRPr="00776C4F">
        <w:t xml:space="preserve">, </w:t>
      </w:r>
      <w:proofErr w:type="spellStart"/>
      <w:r w:rsidR="00910B4F" w:rsidRPr="00776C4F">
        <w:t>Plotly</w:t>
      </w:r>
      <w:proofErr w:type="spellEnd"/>
      <w:r w:rsidR="00910B4F" w:rsidRPr="00776C4F">
        <w:t xml:space="preserve"> für interaktive Graphen</w:t>
      </w:r>
    </w:p>
    <w:p w14:paraId="2D5076C6" w14:textId="1518CC56" w:rsidR="00910B4F" w:rsidRPr="00776C4F" w:rsidRDefault="005E7AF8" w:rsidP="00776C4F">
      <w:pPr>
        <w:pStyle w:val="JugendForscht"/>
      </w:pPr>
      <w:hyperlink r:id="rId29" w:history="1">
        <w:r w:rsidRPr="00776C4F">
          <w:rPr>
            <w:rStyle w:val="Hyperlink"/>
            <w:color w:val="4F81BD" w:themeColor="accent1"/>
          </w:rPr>
          <w:t>https://requests.readthedocs.io/en/master/:</w:t>
        </w:r>
      </w:hyperlink>
      <w:r w:rsidR="00910B4F" w:rsidRPr="00776C4F">
        <w:t xml:space="preserve"> 30.12.2024, © 2024. A Kenneth Reitz Project, </w:t>
      </w:r>
      <w:proofErr w:type="spellStart"/>
      <w:r w:rsidR="00910B4F" w:rsidRPr="00776C4F">
        <w:t>Requests</w:t>
      </w:r>
      <w:proofErr w:type="spellEnd"/>
      <w:r w:rsidR="00910B4F" w:rsidRPr="00776C4F">
        <w:t xml:space="preserve">: HTTP </w:t>
      </w:r>
      <w:proofErr w:type="spellStart"/>
      <w:r w:rsidR="00910B4F" w:rsidRPr="00776C4F">
        <w:t>for</w:t>
      </w:r>
      <w:proofErr w:type="spellEnd"/>
      <w:r w:rsidR="00910B4F" w:rsidRPr="00776C4F">
        <w:t xml:space="preserve"> </w:t>
      </w:r>
      <w:proofErr w:type="spellStart"/>
      <w:r w:rsidR="00910B4F" w:rsidRPr="00776C4F">
        <w:t>Humans</w:t>
      </w:r>
      <w:proofErr w:type="spellEnd"/>
    </w:p>
    <w:p w14:paraId="02E94953" w14:textId="0C6F1D71" w:rsidR="00910B4F" w:rsidRPr="00776C4F" w:rsidRDefault="005E7AF8" w:rsidP="00776C4F">
      <w:pPr>
        <w:pStyle w:val="JugendForscht"/>
        <w:rPr>
          <w:lang w:val="en-GB"/>
        </w:rPr>
      </w:pPr>
      <w:hyperlink r:id="rId30" w:history="1">
        <w:r w:rsidRPr="00776C4F">
          <w:rPr>
            <w:rStyle w:val="Hyperlink"/>
            <w:color w:val="4F81BD" w:themeColor="accent1"/>
          </w:rPr>
          <w:t>https://scikit-learn.org/</w:t>
        </w:r>
      </w:hyperlink>
      <w:r w:rsidRPr="00776C4F">
        <w:rPr>
          <w:rStyle w:val="Hyperlink"/>
          <w:color w:val="4F81BD" w:themeColor="accent1"/>
        </w:rPr>
        <w:t>:</w:t>
      </w:r>
      <w:r w:rsidR="00910B4F" w:rsidRPr="00776C4F">
        <w:rPr>
          <w:lang w:val="en-GB"/>
        </w:rPr>
        <w:t> 30.12.2024, © 2007 - 2024 scikit-learn developers (BSD License), scikit-learn for Regression</w:t>
      </w:r>
    </w:p>
    <w:p w14:paraId="711F88B2" w14:textId="1ADF87F2" w:rsidR="005E7AF8" w:rsidRPr="00776C4F" w:rsidRDefault="005E7AF8" w:rsidP="00776C4F">
      <w:pPr>
        <w:pStyle w:val="JugendForscht"/>
      </w:pPr>
      <w:hyperlink r:id="rId31" w:history="1">
        <w:r w:rsidRPr="00776C4F">
          <w:rPr>
            <w:rStyle w:val="Hyperlink"/>
            <w:color w:val="4F81BD" w:themeColor="accent1"/>
          </w:rPr>
          <w:t>https://www.selenium.dev/</w:t>
        </w:r>
      </w:hyperlink>
      <w:r w:rsidRPr="00776C4F">
        <w:rPr>
          <w:rStyle w:val="Hyperlink"/>
          <w:color w:val="4F81BD" w:themeColor="accent1"/>
        </w:rPr>
        <w:t>:</w:t>
      </w:r>
      <w:r w:rsidR="00910B4F" w:rsidRPr="00776C4F">
        <w:t xml:space="preserve"> 30.12.2024, © 2024 </w:t>
      </w:r>
      <w:proofErr w:type="spellStart"/>
      <w:r w:rsidR="00910B4F" w:rsidRPr="00776C4F">
        <w:t>Selenium</w:t>
      </w:r>
      <w:proofErr w:type="spellEnd"/>
      <w:r w:rsidR="00910B4F" w:rsidRPr="00776C4F">
        <w:t xml:space="preserve"> Software Freedom </w:t>
      </w:r>
      <w:proofErr w:type="spellStart"/>
      <w:r w:rsidR="00910B4F" w:rsidRPr="00776C4F">
        <w:t>Conservancy</w:t>
      </w:r>
      <w:proofErr w:type="spellEnd"/>
      <w:r w:rsidR="00910B4F" w:rsidRPr="00776C4F">
        <w:t xml:space="preserve">, </w:t>
      </w:r>
      <w:proofErr w:type="spellStart"/>
      <w:r w:rsidR="00910B4F" w:rsidRPr="00776C4F">
        <w:t>Selenium</w:t>
      </w:r>
      <w:proofErr w:type="spellEnd"/>
      <w:r w:rsidR="00910B4F" w:rsidRPr="00776C4F">
        <w:t xml:space="preserve"> für Web-</w:t>
      </w:r>
      <w:proofErr w:type="spellStart"/>
      <w:r w:rsidR="00910B4F" w:rsidRPr="00776C4F">
        <w:t>Scraping</w:t>
      </w:r>
      <w:proofErr w:type="spellEnd"/>
    </w:p>
    <w:p w14:paraId="61CC1923" w14:textId="370A46D8" w:rsidR="005E7AF8" w:rsidRPr="00776C4F" w:rsidRDefault="00776C4F" w:rsidP="00776C4F">
      <w:pPr>
        <w:pStyle w:val="JugendForscht"/>
      </w:pPr>
      <w:hyperlink r:id="rId32" w:history="1">
        <w:r w:rsidRPr="00776C4F">
          <w:rPr>
            <w:rStyle w:val="Hyperlink"/>
            <w:color w:val="4F81BD" w:themeColor="accent1"/>
          </w:rPr>
          <w:t>https://docs.python.org/3/library/sqlite3.html</w:t>
        </w:r>
      </w:hyperlink>
      <w:r>
        <w:rPr>
          <w:rStyle w:val="Hyperlink"/>
          <w:color w:val="4F81BD" w:themeColor="accent1"/>
        </w:rPr>
        <w:t>:</w:t>
      </w:r>
      <w:r w:rsidR="005E7AF8" w:rsidRPr="00776C4F">
        <w:t> 30.12.2024, SQLite3 für Datenbanken</w:t>
      </w:r>
    </w:p>
    <w:p w14:paraId="5B415C81" w14:textId="0768149B" w:rsidR="005E7AF8" w:rsidRPr="00776C4F" w:rsidRDefault="005E7AF8" w:rsidP="00776C4F">
      <w:pPr>
        <w:pStyle w:val="JugendForscht"/>
        <w:rPr>
          <w:lang w:val="en-GB"/>
        </w:rPr>
      </w:pPr>
      <w:hyperlink r:id="rId33" w:history="1">
        <w:hyperlink r:id="rId34" w:tgtFrame="_new" w:history="1">
          <w:r w:rsidRPr="00776C4F">
            <w:rPr>
              <w:rStyle w:val="Hyperlink"/>
              <w:color w:val="4F81BD" w:themeColor="accent1"/>
            </w:rPr>
            <w:t>https://docs.python.org/3/library/re.html:</w:t>
          </w:r>
        </w:hyperlink>
      </w:hyperlink>
      <w:r w:rsidRPr="00776C4F">
        <w:rPr>
          <w:lang w:val="en-GB"/>
        </w:rPr>
        <w:t> 30.12.2024,</w:t>
      </w:r>
      <w:r w:rsidR="00776C4F" w:rsidRPr="00776C4F">
        <w:rPr>
          <w:lang w:val="en-GB"/>
        </w:rPr>
        <w:t xml:space="preserve"> </w:t>
      </w:r>
      <w:r w:rsidR="00776C4F" w:rsidRPr="00776C4F">
        <w:rPr>
          <w:lang w:val="en-GB"/>
        </w:rPr>
        <w:t>Python Software Foundatio</w:t>
      </w:r>
      <w:r w:rsidR="00776C4F" w:rsidRPr="00776C4F">
        <w:rPr>
          <w:lang w:val="en-GB"/>
        </w:rPr>
        <w:t xml:space="preserve">n, </w:t>
      </w:r>
      <w:r w:rsidR="00776C4F" w:rsidRPr="00776C4F">
        <w:rPr>
          <w:rStyle w:val="Hervorhebung"/>
          <w:i w:val="0"/>
          <w:iCs w:val="0"/>
          <w:lang w:val="en-GB"/>
        </w:rPr>
        <w:t>Regular expression operations</w:t>
      </w:r>
      <w:r w:rsidR="00776C4F" w:rsidRPr="00776C4F">
        <w:rPr>
          <w:lang w:val="en-GB"/>
        </w:rPr>
        <w:t xml:space="preserve"> </w:t>
      </w:r>
    </w:p>
    <w:p w14:paraId="25D295E0" w14:textId="4BA2D7BA" w:rsidR="00910B4F" w:rsidRPr="00776C4F" w:rsidRDefault="005E7AF8" w:rsidP="00910B4F">
      <w:pPr>
        <w:pStyle w:val="JugendForscht"/>
      </w:pPr>
      <w:hyperlink r:id="rId35" w:history="1">
        <w:r w:rsidR="00776C4F">
          <w:rPr>
            <w:rStyle w:val="Hyperlink"/>
            <w:color w:val="4F81BD" w:themeColor="accent1"/>
          </w:rPr>
          <w:t>https://streamlit.io/:</w:t>
        </w:r>
      </w:hyperlink>
      <w:r w:rsidR="00910B4F" w:rsidRPr="005E7AF8">
        <w:rPr>
          <w:color w:val="555555"/>
        </w:rPr>
        <w:t> </w:t>
      </w:r>
      <w:r w:rsidR="00910B4F" w:rsidRPr="00776C4F">
        <w:t xml:space="preserve">30.12.2024, © 2024 </w:t>
      </w:r>
      <w:proofErr w:type="spellStart"/>
      <w:r w:rsidR="00910B4F" w:rsidRPr="00776C4F">
        <w:t>Snowflake</w:t>
      </w:r>
      <w:proofErr w:type="spellEnd"/>
      <w:r w:rsidR="00910B4F" w:rsidRPr="00776C4F">
        <w:t xml:space="preserve"> Inc., </w:t>
      </w:r>
      <w:proofErr w:type="spellStart"/>
      <w:r w:rsidR="00910B4F" w:rsidRPr="00776C4F">
        <w:t>Streamlit</w:t>
      </w:r>
      <w:proofErr w:type="spellEnd"/>
      <w:r w:rsidR="00910B4F" w:rsidRPr="00776C4F">
        <w:t xml:space="preserve"> für Webseiten</w:t>
      </w:r>
    </w:p>
    <w:p w14:paraId="1ACC8493" w14:textId="27034653" w:rsidR="00910B4F" w:rsidRPr="00776C4F" w:rsidRDefault="005E7AF8" w:rsidP="00776C4F">
      <w:pPr>
        <w:pStyle w:val="JugendForscht"/>
        <w:rPr>
          <w:lang w:val="en-GB"/>
        </w:rPr>
      </w:pPr>
      <w:hyperlink r:id="rId36" w:history="1">
        <w:r w:rsidR="00776C4F" w:rsidRPr="00776C4F">
          <w:rPr>
            <w:rStyle w:val="Hyperlink"/>
            <w:color w:val="4F81BD" w:themeColor="accent1"/>
          </w:rPr>
          <w:t>https://textblob.readthedocs.io/en/dev/:</w:t>
        </w:r>
      </w:hyperlink>
      <w:r w:rsidR="00910B4F" w:rsidRPr="00776C4F">
        <w:rPr>
          <w:lang w:val="en-GB"/>
        </w:rPr>
        <w:t xml:space="preserve"> 30.12.2024, © Steven Loria, </w:t>
      </w:r>
      <w:proofErr w:type="spellStart"/>
      <w:r w:rsidR="00910B4F" w:rsidRPr="00776C4F">
        <w:rPr>
          <w:lang w:val="en-GB"/>
        </w:rPr>
        <w:t>TextBlob</w:t>
      </w:r>
      <w:proofErr w:type="spellEnd"/>
      <w:r w:rsidR="00910B4F" w:rsidRPr="00776C4F">
        <w:rPr>
          <w:lang w:val="en-GB"/>
        </w:rPr>
        <w:t xml:space="preserve"> </w:t>
      </w:r>
      <w:proofErr w:type="spellStart"/>
      <w:r w:rsidR="00910B4F" w:rsidRPr="00776C4F">
        <w:rPr>
          <w:lang w:val="en-GB"/>
        </w:rPr>
        <w:t>für</w:t>
      </w:r>
      <w:proofErr w:type="spellEnd"/>
      <w:r w:rsidR="00910B4F" w:rsidRPr="00776C4F">
        <w:rPr>
          <w:lang w:val="en-GB"/>
        </w:rPr>
        <w:t xml:space="preserve"> NLP</w:t>
      </w:r>
    </w:p>
    <w:p w14:paraId="3306B8D8" w14:textId="77777777" w:rsidR="00910B4F" w:rsidRPr="00776C4F" w:rsidRDefault="00910B4F" w:rsidP="00776C4F">
      <w:pPr>
        <w:pStyle w:val="JugendForscht"/>
      </w:pPr>
      <w:r w:rsidRPr="00776C4F">
        <w:rPr>
          <w:rStyle w:val="Fett"/>
          <w:b w:val="0"/>
          <w:bCs w:val="0"/>
        </w:rPr>
        <w:t>3. Webseiten</w:t>
      </w:r>
    </w:p>
    <w:p w14:paraId="23EE0E36" w14:textId="5EDA76A2" w:rsidR="00910B4F" w:rsidRPr="00776C4F" w:rsidRDefault="005E7AF8" w:rsidP="00776C4F">
      <w:pPr>
        <w:pStyle w:val="JugendForscht"/>
        <w:rPr>
          <w:lang w:val="en-GB"/>
        </w:rPr>
      </w:pPr>
      <w:hyperlink r:id="rId37" w:history="1">
        <w:r w:rsidR="00776C4F" w:rsidRPr="00776C4F">
          <w:rPr>
            <w:rStyle w:val="Hyperlink"/>
            <w:color w:val="4F81BD" w:themeColor="accent1"/>
          </w:rPr>
          <w:t>https://colab.google/:</w:t>
        </w:r>
      </w:hyperlink>
      <w:r w:rsidR="00910B4F" w:rsidRPr="00776C4F">
        <w:rPr>
          <w:lang w:val="en-GB"/>
        </w:rPr>
        <w:t xml:space="preserve"> 03.01.25, Google, Google </w:t>
      </w:r>
      <w:proofErr w:type="spellStart"/>
      <w:r w:rsidR="00910B4F" w:rsidRPr="00776C4F">
        <w:rPr>
          <w:lang w:val="en-GB"/>
        </w:rPr>
        <w:t>Colab</w:t>
      </w:r>
      <w:proofErr w:type="spellEnd"/>
    </w:p>
    <w:p w14:paraId="7EA3FBFD" w14:textId="778E7DFA" w:rsidR="00910B4F" w:rsidRPr="00776C4F" w:rsidRDefault="005E7AF8" w:rsidP="00776C4F">
      <w:pPr>
        <w:pStyle w:val="JugendForscht"/>
        <w:rPr>
          <w:lang w:val="en-GB"/>
        </w:rPr>
      </w:pPr>
      <w:hyperlink r:id="rId38" w:history="1">
        <w:r w:rsidR="00776C4F" w:rsidRPr="00776C4F">
          <w:rPr>
            <w:rStyle w:val="Hyperlink"/>
            <w:color w:val="4F81BD" w:themeColor="accent1"/>
            <w:lang w:val="en-GB"/>
          </w:rPr>
          <w:t>https://jupyter.org/:</w:t>
        </w:r>
      </w:hyperlink>
      <w:r w:rsidR="00910B4F" w:rsidRPr="00776C4F">
        <w:rPr>
          <w:lang w:val="en-GB"/>
        </w:rPr>
        <w:t xml:space="preserve"> 03.01.25, </w:t>
      </w:r>
      <w:proofErr w:type="spellStart"/>
      <w:r w:rsidR="00910B4F" w:rsidRPr="00776C4F">
        <w:rPr>
          <w:lang w:val="en-GB"/>
        </w:rPr>
        <w:t>Jupyter</w:t>
      </w:r>
      <w:proofErr w:type="spellEnd"/>
      <w:r w:rsidR="00910B4F" w:rsidRPr="00776C4F">
        <w:rPr>
          <w:lang w:val="en-GB"/>
        </w:rPr>
        <w:t xml:space="preserve">, </w:t>
      </w:r>
      <w:proofErr w:type="spellStart"/>
      <w:r w:rsidR="00910B4F" w:rsidRPr="00776C4F">
        <w:rPr>
          <w:lang w:val="en-GB"/>
        </w:rPr>
        <w:t>Jupyter</w:t>
      </w:r>
      <w:proofErr w:type="spellEnd"/>
      <w:r w:rsidR="00910B4F" w:rsidRPr="00776C4F">
        <w:rPr>
          <w:lang w:val="en-GB"/>
        </w:rPr>
        <w:t xml:space="preserve"> Notebook</w:t>
      </w:r>
    </w:p>
    <w:p w14:paraId="740718F6" w14:textId="7E07D70D" w:rsidR="00910B4F" w:rsidRPr="00776C4F" w:rsidRDefault="00776C4F" w:rsidP="00776C4F">
      <w:pPr>
        <w:pStyle w:val="JugendForscht"/>
        <w:rPr>
          <w:lang w:val="en-GB"/>
        </w:rPr>
      </w:pPr>
      <w:hyperlink r:id="rId39" w:history="1">
        <w:r w:rsidRPr="00776C4F">
          <w:rPr>
            <w:rStyle w:val="Hyperlink"/>
            <w:color w:val="4F81BD" w:themeColor="accent1"/>
            <w:lang w:val="en-GB"/>
          </w:rPr>
          <w:t>https://www.theguardian.com/:</w:t>
        </w:r>
      </w:hyperlink>
      <w:r w:rsidR="00910B4F" w:rsidRPr="00776C4F">
        <w:rPr>
          <w:lang w:val="en-GB"/>
        </w:rPr>
        <w:t> 03.01.25, © 2025 Guardian News, The Guardian</w:t>
      </w:r>
    </w:p>
    <w:p w14:paraId="4F557F8A" w14:textId="2D22EAF5" w:rsidR="00910B4F" w:rsidRPr="00776C4F" w:rsidRDefault="005E7AF8" w:rsidP="00776C4F">
      <w:pPr>
        <w:pStyle w:val="JugendForscht"/>
        <w:rPr>
          <w:lang w:val="en-GB"/>
        </w:rPr>
      </w:pPr>
      <w:hyperlink r:id="rId40" w:history="1">
        <w:r w:rsidR="00776C4F" w:rsidRPr="00776C4F">
          <w:rPr>
            <w:rStyle w:val="Hyperlink"/>
            <w:color w:val="4F81BD" w:themeColor="accent1"/>
          </w:rPr>
          <w:t>https://www.nytimes.com/:</w:t>
        </w:r>
      </w:hyperlink>
      <w:r w:rsidR="00910B4F" w:rsidRPr="00776C4F">
        <w:rPr>
          <w:lang w:val="en-GB"/>
        </w:rPr>
        <w:t> 03.01.25, © 2025 The New York Times Company, The New York Times</w:t>
      </w:r>
    </w:p>
    <w:p w14:paraId="1E0AB9CF" w14:textId="1367EEF1" w:rsidR="00910B4F" w:rsidRPr="00776C4F" w:rsidRDefault="005E7AF8" w:rsidP="00776C4F">
      <w:pPr>
        <w:pStyle w:val="JugendForscht"/>
        <w:rPr>
          <w:lang w:val="en-GB"/>
        </w:rPr>
      </w:pPr>
      <w:hyperlink r:id="rId41" w:history="1">
        <w:r w:rsidR="00776C4F" w:rsidRPr="00776C4F">
          <w:rPr>
            <w:rStyle w:val="Hyperlink"/>
            <w:color w:val="4F81BD" w:themeColor="accent1"/>
          </w:rPr>
          <w:t>https://aws.amazon.com/de/:</w:t>
        </w:r>
      </w:hyperlink>
      <w:r w:rsidR="00910B4F" w:rsidRPr="00776C4F">
        <w:rPr>
          <w:lang w:val="en-GB"/>
        </w:rPr>
        <w:t> 03.01.25, 2024 Amazon Web Services Inc, Amazon Web Services</w:t>
      </w:r>
    </w:p>
    <w:p w14:paraId="1C870A86" w14:textId="77777777" w:rsidR="00910B4F" w:rsidRPr="00776C4F" w:rsidRDefault="00910B4F" w:rsidP="00776C4F">
      <w:pPr>
        <w:pStyle w:val="JugendForscht"/>
      </w:pPr>
      <w:r w:rsidRPr="00776C4F">
        <w:rPr>
          <w:rStyle w:val="Fett"/>
          <w:b w:val="0"/>
          <w:bCs w:val="0"/>
        </w:rPr>
        <w:t>4. Literatur</w:t>
      </w:r>
    </w:p>
    <w:p w14:paraId="03AB85BC" w14:textId="77777777" w:rsidR="00910B4F" w:rsidRPr="00776C4F" w:rsidRDefault="00910B4F" w:rsidP="00776C4F">
      <w:pPr>
        <w:pStyle w:val="JugendForscht"/>
      </w:pPr>
      <w:r w:rsidRPr="00776C4F">
        <w:rPr>
          <w:rStyle w:val="Fett"/>
          <w:b w:val="0"/>
          <w:bCs w:val="0"/>
        </w:rPr>
        <w:t>Die vierte Gewalt</w:t>
      </w:r>
      <w:r w:rsidRPr="00776C4F">
        <w:t> – Wie Mehrheitsmeinung gemacht wird, auch wenn sie keine ist; 2022-09-28, Richard David Precht</w:t>
      </w:r>
    </w:p>
    <w:p w14:paraId="6636229C" w14:textId="77777777" w:rsidR="00910B4F" w:rsidRPr="00776C4F" w:rsidRDefault="00910B4F" w:rsidP="00776C4F">
      <w:pPr>
        <w:pStyle w:val="JugendForscht"/>
      </w:pPr>
      <w:r w:rsidRPr="00776C4F">
        <w:rPr>
          <w:rStyle w:val="Fett"/>
          <w:b w:val="0"/>
          <w:bCs w:val="0"/>
        </w:rPr>
        <w:t>Lückenpresse</w:t>
      </w:r>
      <w:r w:rsidRPr="00776C4F">
        <w:t> - Das Ende des Journalismus, wie wir ihn kannten; 2016-09-01, Ulrich Teusch</w:t>
      </w:r>
    </w:p>
    <w:p w14:paraId="45DAA60B" w14:textId="77777777" w:rsidR="00910B4F" w:rsidRPr="00776C4F" w:rsidRDefault="00910B4F" w:rsidP="00776C4F">
      <w:pPr>
        <w:pStyle w:val="JugendForscht"/>
      </w:pPr>
      <w:r w:rsidRPr="00776C4F">
        <w:rPr>
          <w:rStyle w:val="Fett"/>
          <w:b w:val="0"/>
          <w:bCs w:val="0"/>
        </w:rPr>
        <w:t>Die große Gereiztheit</w:t>
      </w:r>
      <w:r w:rsidRPr="00776C4F">
        <w:t> - Wege aus der kollektiven Erregung; 2018-02-19, Bernhard Pörksen</w:t>
      </w:r>
    </w:p>
    <w:p w14:paraId="7020D8FF" w14:textId="77777777" w:rsidR="00910B4F" w:rsidRPr="00776C4F" w:rsidRDefault="00910B4F" w:rsidP="00776C4F">
      <w:pPr>
        <w:pStyle w:val="JugendForscht"/>
      </w:pPr>
      <w:r w:rsidRPr="00776C4F">
        <w:rPr>
          <w:rStyle w:val="Fett"/>
          <w:b w:val="0"/>
          <w:bCs w:val="0"/>
        </w:rPr>
        <w:t>Fake Facts</w:t>
      </w:r>
      <w:r w:rsidRPr="00776C4F">
        <w:t xml:space="preserve"> - Wie Verschwörungstheorien unser Denken bestimmen; 2020-05-15, Katharina </w:t>
      </w:r>
      <w:proofErr w:type="spellStart"/>
      <w:r w:rsidRPr="00776C4F">
        <w:t>Nocun</w:t>
      </w:r>
      <w:proofErr w:type="spellEnd"/>
    </w:p>
    <w:p w14:paraId="40051C0F" w14:textId="77777777" w:rsidR="00E254E3" w:rsidRPr="00776C4F" w:rsidRDefault="00E254E3" w:rsidP="00776C4F">
      <w:pPr>
        <w:pStyle w:val="JugendForscht"/>
      </w:pPr>
      <w:r w:rsidRPr="00776C4F">
        <w:br w:type="page"/>
      </w:r>
    </w:p>
    <w:p w14:paraId="2F0DADC0" w14:textId="77777777" w:rsidR="00802114" w:rsidRPr="005B59DC" w:rsidRDefault="00802114" w:rsidP="00055F97">
      <w:pPr>
        <w:spacing w:after="0" w:line="360" w:lineRule="auto"/>
        <w:ind w:left="360" w:right="-2"/>
        <w:jc w:val="both"/>
        <w:rPr>
          <w:rFonts w:cs="Arial"/>
          <w:sz w:val="20"/>
        </w:rPr>
      </w:pPr>
    </w:p>
    <w:p w14:paraId="0FF9C4CC" w14:textId="77777777" w:rsidR="005A5CF4" w:rsidRPr="005B59DC" w:rsidRDefault="005A5CF4" w:rsidP="005B59DC">
      <w:pPr>
        <w:spacing w:line="360" w:lineRule="auto"/>
        <w:ind w:right="-2"/>
        <w:jc w:val="both"/>
        <w:rPr>
          <w:rFonts w:cs="Arial"/>
          <w:sz w:val="20"/>
        </w:rPr>
      </w:pPr>
    </w:p>
    <w:p w14:paraId="19D6FFF2" w14:textId="2E0C0830" w:rsidR="005A5CF4" w:rsidRPr="005B59DC" w:rsidRDefault="00802114" w:rsidP="005B59DC">
      <w:pPr>
        <w:spacing w:before="205" w:after="0" w:line="360" w:lineRule="auto"/>
        <w:ind w:right="420"/>
        <w:jc w:val="both"/>
        <w:rPr>
          <w:rFonts w:cs="Arial"/>
          <w:sz w:val="20"/>
        </w:rPr>
      </w:pPr>
      <w:r w:rsidRPr="005B59DC">
        <w:rPr>
          <w:rFonts w:cs="Arial"/>
          <w:b/>
          <w:i/>
          <w:noProof/>
          <w:sz w:val="20"/>
          <w:u w:val="single"/>
        </w:rPr>
        <mc:AlternateContent>
          <mc:Choice Requires="wps">
            <w:drawing>
              <wp:anchor distT="0" distB="0" distL="114300" distR="114300" simplePos="0" relativeHeight="251659264" behindDoc="1" locked="0" layoutInCell="1" allowOverlap="1" wp14:anchorId="6B9C1984" wp14:editId="1B4EE271">
                <wp:simplePos x="0" y="0"/>
                <wp:positionH relativeFrom="column">
                  <wp:posOffset>-60981</wp:posOffset>
                </wp:positionH>
                <wp:positionV relativeFrom="paragraph">
                  <wp:posOffset>43627</wp:posOffset>
                </wp:positionV>
                <wp:extent cx="6269990" cy="5868649"/>
                <wp:effectExtent l="0" t="0" r="16510" b="12065"/>
                <wp:wrapNone/>
                <wp:docPr id="3" name="Rechteck 3"/>
                <wp:cNvGraphicFramePr/>
                <a:graphic xmlns:a="http://schemas.openxmlformats.org/drawingml/2006/main">
                  <a:graphicData uri="http://schemas.microsoft.com/office/word/2010/wordprocessingShape">
                    <wps:wsp>
                      <wps:cNvSpPr/>
                      <wps:spPr>
                        <a:xfrm>
                          <a:off x="0" y="0"/>
                          <a:ext cx="6269990" cy="5868649"/>
                        </a:xfrm>
                        <a:prstGeom prst="rect">
                          <a:avLst/>
                        </a:prstGeom>
                        <a:noFill/>
                        <a:ln w="9525" cap="flat" cmpd="sng" algn="ctr">
                          <a:solidFill>
                            <a:sysClr val="windowText" lastClr="000000"/>
                          </a:solidFill>
                          <a:prstDash val="solid"/>
                        </a:ln>
                        <a:effectLst/>
                      </wps:spPr>
                      <wps:txbx>
                        <w:txbxContent>
                          <w:p w14:paraId="326611B2" w14:textId="77777777" w:rsidR="005A5CF4" w:rsidRDefault="005A5CF4" w:rsidP="005A5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B9C1984" id="Rechteck 3" o:spid="_x0000_s1026" style="position:absolute;left:0;text-align:left;margin-left:-4.8pt;margin-top:3.45pt;width:493.7pt;height:46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" filled="f" strokecolor="windowText">
                <v:textbox>
                  <w:txbxContent>
                    <w:p w14:paraId="326611B2" w14:textId="77777777" w:rsidR="005A5CF4" w:rsidRDefault="005A5CF4" w:rsidP="005A5CF4">
                      <w:pPr>
                        <w:jc w:val="center"/>
                      </w:pPr>
                    </w:p>
                  </w:txbxContent>
                </v:textbox>
              </v:rect>
            </w:pict>
          </mc:Fallback>
        </mc:AlternateContent>
      </w:r>
      <w:r w:rsidR="005A5CF4" w:rsidRPr="005B59DC">
        <w:rPr>
          <w:rFonts w:cs="Arial"/>
          <w:b/>
          <w:sz w:val="20"/>
        </w:rPr>
        <w:t xml:space="preserve">Quellenangabe bei Internetseiten </w:t>
      </w:r>
    </w:p>
    <w:p w14:paraId="6825B789" w14:textId="77777777" w:rsidR="005A5CF4" w:rsidRPr="005B59DC" w:rsidRDefault="005A5CF4" w:rsidP="005B59DC">
      <w:pPr>
        <w:numPr>
          <w:ilvl w:val="0"/>
          <w:numId w:val="23"/>
        </w:numPr>
        <w:spacing w:after="0" w:line="360" w:lineRule="auto"/>
        <w:ind w:left="357" w:right="420" w:hanging="357"/>
        <w:jc w:val="both"/>
        <w:rPr>
          <w:rFonts w:cs="Arial"/>
          <w:sz w:val="20"/>
        </w:rPr>
      </w:pPr>
      <w:r w:rsidRPr="005B59DC">
        <w:rPr>
          <w:rFonts w:cs="Arial"/>
          <w:sz w:val="20"/>
        </w:rPr>
        <w:t xml:space="preserve">Genaue URL (Webadresse) und Datum des Seitenaufrufs </w:t>
      </w:r>
    </w:p>
    <w:p w14:paraId="09FEEDB2" w14:textId="77777777" w:rsidR="005A5CF4" w:rsidRPr="005B59DC" w:rsidRDefault="0065395C" w:rsidP="005B59DC">
      <w:pPr>
        <w:numPr>
          <w:ilvl w:val="0"/>
          <w:numId w:val="23"/>
        </w:numPr>
        <w:spacing w:after="0" w:line="360" w:lineRule="auto"/>
        <w:ind w:left="357" w:right="420" w:hanging="357"/>
        <w:jc w:val="both"/>
        <w:rPr>
          <w:rFonts w:cs="Arial"/>
          <w:sz w:val="20"/>
        </w:rPr>
      </w:pPr>
      <w:r w:rsidRPr="005B59DC">
        <w:rPr>
          <w:rFonts w:cs="Arial"/>
          <w:sz w:val="20"/>
        </w:rPr>
        <w:t>verantwortliche Person</w:t>
      </w:r>
      <w:r w:rsidR="005A5CF4" w:rsidRPr="005B59DC">
        <w:rPr>
          <w:rFonts w:cs="Arial"/>
          <w:sz w:val="20"/>
        </w:rPr>
        <w:t xml:space="preserve"> der Seite, Titel und Thema des Inhalts</w:t>
      </w:r>
    </w:p>
    <w:p w14:paraId="13F180DC" w14:textId="317A7A8B" w:rsidR="005A5CF4" w:rsidRPr="005B59DC" w:rsidRDefault="00AD2A47" w:rsidP="005B59DC">
      <w:pPr>
        <w:spacing w:before="205" w:after="0" w:line="360" w:lineRule="auto"/>
        <w:ind w:right="420"/>
        <w:jc w:val="both"/>
        <w:rPr>
          <w:rFonts w:cs="Arial"/>
          <w:i/>
          <w:sz w:val="20"/>
        </w:rPr>
      </w:pPr>
      <w:r w:rsidRPr="005B59DC">
        <w:rPr>
          <w:rFonts w:cs="Arial"/>
          <w:i/>
          <w:sz w:val="20"/>
        </w:rPr>
        <w:t xml:space="preserve">Beispiel: Stiftung Jugend forscht e. V., schriftliche Arbeit und weiterführende Informationen, </w:t>
      </w:r>
      <w:hyperlink r:id="rId42" w:history="1">
        <w:r w:rsidRPr="005B59DC">
          <w:rPr>
            <w:rStyle w:val="Hyperlink"/>
            <w:rFonts w:cs="Arial"/>
            <w:i/>
          </w:rPr>
          <w:t>http://jugend-forscht.de/teilnahme/ablauf/schriftliche-arbeit.html</w:t>
        </w:r>
      </w:hyperlink>
      <w:r w:rsidRPr="005B59DC">
        <w:rPr>
          <w:rFonts w:cs="Arial"/>
          <w:i/>
          <w:sz w:val="20"/>
        </w:rPr>
        <w:t>, besucht am 12.07.20</w:t>
      </w:r>
      <w:r w:rsidR="000611BC">
        <w:rPr>
          <w:rFonts w:cs="Arial"/>
          <w:i/>
          <w:sz w:val="20"/>
        </w:rPr>
        <w:t>22</w:t>
      </w:r>
      <w:r w:rsidRPr="005B59DC">
        <w:rPr>
          <w:rFonts w:cs="Arial"/>
          <w:i/>
          <w:sz w:val="20"/>
        </w:rPr>
        <w:t>.</w:t>
      </w:r>
    </w:p>
    <w:p w14:paraId="32E93E6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Büchern</w:t>
      </w:r>
    </w:p>
    <w:p w14:paraId="390CD8E1"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Vorname und Nachname </w:t>
      </w:r>
      <w:r w:rsidR="0065395C" w:rsidRPr="005B59DC">
        <w:rPr>
          <w:rFonts w:cs="Arial"/>
          <w:sz w:val="20"/>
        </w:rPr>
        <w:t>der Autorin/</w:t>
      </w:r>
      <w:r w:rsidRPr="005B59DC">
        <w:rPr>
          <w:rFonts w:cs="Arial"/>
          <w:sz w:val="20"/>
        </w:rPr>
        <w:t>des Autors</w:t>
      </w:r>
      <w:r w:rsidR="0065395C" w:rsidRPr="005B59DC">
        <w:rPr>
          <w:rFonts w:cs="Arial"/>
          <w:sz w:val="20"/>
        </w:rPr>
        <w:t>/der Autoren</w:t>
      </w:r>
    </w:p>
    <w:p w14:paraId="3CE8FE30"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Buchtitel </w:t>
      </w:r>
    </w:p>
    <w:p w14:paraId="516C5818"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Erscheinungsort </w:t>
      </w:r>
    </w:p>
    <w:p w14:paraId="447C76B2"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Erscheinungsjahr </w:t>
      </w:r>
    </w:p>
    <w:p w14:paraId="75E26CAB"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Seitenangabe</w:t>
      </w:r>
    </w:p>
    <w:p w14:paraId="0A6FCC71" w14:textId="3B733C9E" w:rsidR="005A5CF4" w:rsidRPr="005B59DC" w:rsidRDefault="005A5CF4" w:rsidP="005B59DC">
      <w:pPr>
        <w:spacing w:before="205" w:after="0" w:line="360" w:lineRule="auto"/>
        <w:ind w:right="420"/>
        <w:jc w:val="both"/>
        <w:rPr>
          <w:rFonts w:cs="Arial"/>
          <w:i/>
          <w:sz w:val="20"/>
        </w:rPr>
      </w:pPr>
      <w:r w:rsidRPr="005B59DC">
        <w:rPr>
          <w:rFonts w:cs="Arial"/>
          <w:i/>
          <w:sz w:val="20"/>
        </w:rPr>
        <w:t xml:space="preserve">Beispiel: Andrea Gruß, Ute </w:t>
      </w:r>
      <w:proofErr w:type="spellStart"/>
      <w:r w:rsidRPr="005B59DC">
        <w:rPr>
          <w:rFonts w:cs="Arial"/>
          <w:i/>
          <w:sz w:val="20"/>
        </w:rPr>
        <w:t>Hänsler</w:t>
      </w:r>
      <w:proofErr w:type="spellEnd"/>
      <w:r w:rsidRPr="005B59DC">
        <w:rPr>
          <w:rFonts w:cs="Arial"/>
          <w:i/>
          <w:sz w:val="20"/>
        </w:rPr>
        <w:t>: „Knallraketen und Gummigeister“, Frankfurt/Main 20</w:t>
      </w:r>
      <w:r w:rsidR="000611BC">
        <w:rPr>
          <w:rFonts w:cs="Arial"/>
          <w:i/>
          <w:sz w:val="20"/>
        </w:rPr>
        <w:t>20</w:t>
      </w:r>
      <w:r w:rsidRPr="005B59DC">
        <w:rPr>
          <w:rFonts w:cs="Arial"/>
          <w:i/>
          <w:sz w:val="20"/>
        </w:rPr>
        <w:t xml:space="preserve">, </w:t>
      </w:r>
      <w:r w:rsidR="00FC2D2D" w:rsidRPr="005B59DC">
        <w:rPr>
          <w:rFonts w:cs="Arial"/>
          <w:i/>
          <w:sz w:val="20"/>
        </w:rPr>
        <w:t>S</w:t>
      </w:r>
      <w:r w:rsidRPr="005B59DC">
        <w:rPr>
          <w:rFonts w:cs="Arial"/>
          <w:i/>
          <w:sz w:val="20"/>
        </w:rPr>
        <w:t>.10</w:t>
      </w:r>
    </w:p>
    <w:p w14:paraId="7E02C950"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Zeitschriften</w:t>
      </w:r>
    </w:p>
    <w:p w14:paraId="4BF20017" w14:textId="358B273B" w:rsidR="005A5CF4" w:rsidRPr="005B59DC" w:rsidRDefault="005A5CF4" w:rsidP="005B59DC">
      <w:pPr>
        <w:numPr>
          <w:ilvl w:val="0"/>
          <w:numId w:val="25"/>
        </w:numPr>
        <w:spacing w:line="360" w:lineRule="auto"/>
        <w:ind w:right="419"/>
        <w:jc w:val="both"/>
        <w:rPr>
          <w:rFonts w:cs="Arial"/>
          <w:sz w:val="20"/>
        </w:rPr>
      </w:pPr>
      <w:r w:rsidRPr="005B59DC">
        <w:rPr>
          <w:rFonts w:cs="Arial"/>
          <w:iCs/>
          <w:sz w:val="20"/>
        </w:rPr>
        <w:t>Zusätzlich zu den Angaben wie bei Büchern werden der Name der Zeitschrift, die Nummer der Ausgabe und die Seitenangabe des Artikels angegeben.</w:t>
      </w:r>
      <w:r w:rsidRPr="005B59DC">
        <w:rPr>
          <w:rFonts w:cs="Arial"/>
          <w:sz w:val="20"/>
        </w:rPr>
        <w:t xml:space="preserve"> </w:t>
      </w:r>
    </w:p>
    <w:p w14:paraId="1DFA6047" w14:textId="69C4A0EA" w:rsidR="005A5CF4" w:rsidRPr="005B59DC" w:rsidRDefault="005A5CF4" w:rsidP="005B59DC">
      <w:pPr>
        <w:spacing w:before="205" w:line="360" w:lineRule="auto"/>
        <w:ind w:right="420"/>
        <w:jc w:val="both"/>
        <w:rPr>
          <w:rFonts w:cs="Arial"/>
          <w:i/>
          <w:sz w:val="20"/>
        </w:rPr>
      </w:pPr>
      <w:r w:rsidRPr="005B59DC">
        <w:rPr>
          <w:rFonts w:cs="Arial"/>
          <w:i/>
          <w:sz w:val="20"/>
        </w:rPr>
        <w:t>Beispiel: Susanne</w:t>
      </w:r>
      <w:r w:rsidRPr="005B59DC">
        <w:rPr>
          <w:rFonts w:cs="Arial"/>
          <w:i/>
          <w:iCs/>
          <w:sz w:val="20"/>
        </w:rPr>
        <w:t xml:space="preserve"> Strunk: „Prozesse und Wirkungen der Teilnahme an Schulwettbewerben“ in Die Deutsche Schule, Zeitschrift für Erziehungswissenschaft, 104. Jahrgang, Heft 2, 20</w:t>
      </w:r>
      <w:r w:rsidR="000611BC">
        <w:rPr>
          <w:rFonts w:cs="Arial"/>
          <w:i/>
          <w:iCs/>
          <w:sz w:val="20"/>
        </w:rPr>
        <w:t>20</w:t>
      </w:r>
      <w:r w:rsidRPr="005B59DC">
        <w:rPr>
          <w:rFonts w:cs="Arial"/>
          <w:i/>
          <w:iCs/>
          <w:sz w:val="20"/>
        </w:rPr>
        <w:t xml:space="preserve">, S. 150 </w:t>
      </w:r>
    </w:p>
    <w:p w14:paraId="294C492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Fotos</w:t>
      </w:r>
    </w:p>
    <w:p w14:paraId="6EA024D4" w14:textId="77777777" w:rsidR="005A5CF4" w:rsidRPr="005B59DC" w:rsidRDefault="005A5CF4" w:rsidP="005B59DC">
      <w:pPr>
        <w:spacing w:after="0" w:line="360" w:lineRule="auto"/>
        <w:ind w:right="419"/>
        <w:jc w:val="both"/>
        <w:rPr>
          <w:rFonts w:cs="Arial"/>
          <w:sz w:val="20"/>
        </w:rPr>
      </w:pPr>
      <w:r w:rsidRPr="005B59DC">
        <w:rPr>
          <w:rFonts w:cs="Arial"/>
          <w:sz w:val="20"/>
        </w:rPr>
        <w:t xml:space="preserve">Quellenangaben für Fotos werden im Allgemeinen direkt unter das Foto gesetzt: </w:t>
      </w:r>
    </w:p>
    <w:p w14:paraId="10B1BEEC"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Agentur, Unternehmen oder Institution</w:t>
      </w:r>
    </w:p>
    <w:p w14:paraId="0DF6186A"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 xml:space="preserve">Vorname und Nachname </w:t>
      </w:r>
      <w:r w:rsidR="0065395C" w:rsidRPr="005B59DC">
        <w:rPr>
          <w:rFonts w:cs="Arial"/>
          <w:iCs/>
          <w:sz w:val="20"/>
        </w:rPr>
        <w:t>der Fotografin/</w:t>
      </w:r>
      <w:r w:rsidRPr="005B59DC">
        <w:rPr>
          <w:rFonts w:cs="Arial"/>
          <w:iCs/>
          <w:sz w:val="20"/>
        </w:rPr>
        <w:t>des Fotografen</w:t>
      </w:r>
    </w:p>
    <w:p w14:paraId="35134239" w14:textId="77777777" w:rsidR="005A5CF4" w:rsidRPr="005B59DC" w:rsidRDefault="005A5CF4" w:rsidP="005B59DC">
      <w:pPr>
        <w:spacing w:before="205" w:after="205" w:line="360" w:lineRule="auto"/>
        <w:ind w:right="420"/>
        <w:jc w:val="both"/>
        <w:rPr>
          <w:rFonts w:cs="Arial"/>
          <w:i/>
          <w:sz w:val="20"/>
        </w:rPr>
      </w:pPr>
      <w:r w:rsidRPr="005B59DC">
        <w:rPr>
          <w:rFonts w:cs="Arial"/>
          <w:i/>
          <w:sz w:val="20"/>
        </w:rPr>
        <w:t>Beispiel: Foto: Agentur Krummen, Robert Schnappschuss</w:t>
      </w:r>
    </w:p>
    <w:p w14:paraId="61833D18" w14:textId="77777777" w:rsidR="00E254E3" w:rsidRPr="005B59DC" w:rsidRDefault="00E254E3" w:rsidP="005B59DC">
      <w:pPr>
        <w:spacing w:after="0" w:line="360" w:lineRule="auto"/>
        <w:jc w:val="both"/>
        <w:rPr>
          <w:rFonts w:cs="Arial"/>
          <w:b/>
          <w:sz w:val="20"/>
        </w:rPr>
      </w:pPr>
    </w:p>
    <w:p w14:paraId="3C64E2E6" w14:textId="3C3C3D6F" w:rsidR="00E05B4A" w:rsidRPr="001C3705" w:rsidRDefault="00E05B4A" w:rsidP="001C3705">
      <w:pPr>
        <w:spacing w:line="360" w:lineRule="auto"/>
        <w:jc w:val="both"/>
        <w:rPr>
          <w:rFonts w:cs="Arial"/>
          <w:b/>
          <w:sz w:val="20"/>
        </w:rPr>
      </w:pPr>
      <w:r w:rsidRPr="001C3705">
        <w:rPr>
          <w:rFonts w:cs="Arial"/>
          <w:b/>
          <w:sz w:val="20"/>
        </w:rPr>
        <w:t>Unterstützungsleistungen</w:t>
      </w:r>
      <w:r w:rsidR="001E1775">
        <w:rPr>
          <w:rFonts w:cs="Arial"/>
          <w:b/>
          <w:sz w:val="20"/>
        </w:rPr>
        <w:t xml:space="preserve"> (Angabe in JufoWV</w:t>
      </w:r>
      <w:r w:rsidR="00E254E3">
        <w:rPr>
          <w:rFonts w:cs="Arial"/>
          <w:b/>
          <w:sz w:val="20"/>
        </w:rPr>
        <w:t>!</w:t>
      </w:r>
      <w:r w:rsidR="001E1775">
        <w:rPr>
          <w:rFonts w:cs="Arial"/>
          <w:b/>
          <w:sz w:val="20"/>
        </w:rPr>
        <w:t>)</w:t>
      </w:r>
      <w:r w:rsidR="004E065F" w:rsidRPr="001C3705">
        <w:rPr>
          <w:rFonts w:cs="Arial"/>
          <w:b/>
          <w:sz w:val="20"/>
        </w:rPr>
        <w:t xml:space="preserve"> </w:t>
      </w:r>
    </w:p>
    <w:p w14:paraId="0078442C" w14:textId="0501031E" w:rsidR="00031195" w:rsidRPr="001C3705" w:rsidRDefault="00FD5555" w:rsidP="00031195">
      <w:pPr>
        <w:spacing w:after="0" w:line="360" w:lineRule="auto"/>
        <w:ind w:right="-2"/>
        <w:jc w:val="both"/>
        <w:rPr>
          <w:rFonts w:cs="Arial"/>
          <w:sz w:val="20"/>
        </w:rPr>
      </w:pPr>
      <w:r w:rsidRPr="005B59DC">
        <w:rPr>
          <w:rFonts w:cs="Arial"/>
          <w:sz w:val="20"/>
        </w:rPr>
        <w:t xml:space="preserve">Die vollständige Angabe von Unterstützungsleistungen ist wichtiger Bestandteil der Dokumentation eines wissenschaftlichen Projektes. Eine detaillierte Erläuterung von Unterstützungsleistungen hilft den Jurymitgliedern bei der Einschätzung des Eigenanteils </w:t>
      </w:r>
      <w:r w:rsidR="00882E54">
        <w:rPr>
          <w:rFonts w:cs="Arial"/>
          <w:sz w:val="20"/>
        </w:rPr>
        <w:t>eurer</w:t>
      </w:r>
      <w:r w:rsidRPr="005B59DC">
        <w:rPr>
          <w:rFonts w:cs="Arial"/>
          <w:sz w:val="20"/>
        </w:rPr>
        <w:t xml:space="preserve"> Arbeit und erleichtert das Jurygespräch. Vielfalt und Umfang von Unterstützungsleistungen </w:t>
      </w:r>
      <w:r w:rsidR="00031195">
        <w:rPr>
          <w:rFonts w:cs="Arial"/>
          <w:sz w:val="20"/>
        </w:rPr>
        <w:t>v</w:t>
      </w:r>
      <w:r w:rsidRPr="005B59DC">
        <w:rPr>
          <w:rFonts w:cs="Arial"/>
          <w:sz w:val="20"/>
        </w:rPr>
        <w:t>ariieren stark und bestimmen nicht die Qualität des Projektes</w:t>
      </w:r>
      <w:r w:rsidRPr="00E83573">
        <w:rPr>
          <w:rFonts w:cs="Arial"/>
          <w:sz w:val="20"/>
        </w:rPr>
        <w:t>.</w:t>
      </w:r>
      <w:r w:rsidR="00031195" w:rsidRPr="001C3705">
        <w:rPr>
          <w:rFonts w:cs="Arial"/>
          <w:sz w:val="20"/>
        </w:rPr>
        <w:t xml:space="preserve"> Eure Unterstützungsleistungen tragt ihr mit Abgabe eurer schriftlichen Arbeit </w:t>
      </w:r>
      <w:r w:rsidR="00031195" w:rsidRPr="001C3705">
        <w:rPr>
          <w:rFonts w:cs="Arial"/>
          <w:b/>
          <w:bCs/>
          <w:sz w:val="20"/>
        </w:rPr>
        <w:t>in JufoWV</w:t>
      </w:r>
      <w:r w:rsidR="00031195" w:rsidRPr="001C3705">
        <w:rPr>
          <w:rFonts w:cs="Arial"/>
          <w:sz w:val="20"/>
        </w:rPr>
        <w:t xml:space="preserve"> ein. Dort gibt es ein eigenes Dropdown-Menü. Plant genügend Zeit für das Angeben eurer Unterstützungsleistungen ein. </w:t>
      </w:r>
    </w:p>
    <w:p w14:paraId="5491CFC0" w14:textId="77777777" w:rsidR="00031195" w:rsidRDefault="00031195" w:rsidP="00031195">
      <w:pPr>
        <w:spacing w:after="0" w:line="360" w:lineRule="auto"/>
        <w:ind w:right="-2"/>
        <w:jc w:val="both"/>
        <w:rPr>
          <w:rFonts w:cs="Arial"/>
          <w:i/>
          <w:sz w:val="20"/>
        </w:rPr>
      </w:pPr>
    </w:p>
    <w:p w14:paraId="62630DE9" w14:textId="0644318F" w:rsidR="00B7370E" w:rsidRPr="00C730AC" w:rsidRDefault="00B7370E" w:rsidP="00C730AC">
      <w:pPr>
        <w:spacing w:line="360" w:lineRule="auto"/>
        <w:jc w:val="both"/>
        <w:rPr>
          <w:rFonts w:cs="Arial"/>
          <w:sz w:val="20"/>
        </w:rPr>
      </w:pPr>
    </w:p>
    <w:sectPr w:rsidR="00B7370E" w:rsidRPr="00C730AC" w:rsidSect="007F0A4F">
      <w:headerReference w:type="default" r:id="rId43"/>
      <w:footerReference w:type="default" r:id="rId44"/>
      <w:headerReference w:type="first" r:id="rId45"/>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B4FC4" w14:textId="77777777" w:rsidR="0002349B" w:rsidRDefault="0002349B">
      <w:r>
        <w:separator/>
      </w:r>
    </w:p>
  </w:endnote>
  <w:endnote w:type="continuationSeparator" w:id="0">
    <w:p w14:paraId="72B5CCF5" w14:textId="77777777" w:rsidR="0002349B" w:rsidRDefault="00023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5255F32D"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972228">
      <w:rPr>
        <w:rFonts w:cs="Arial"/>
        <w:noProof/>
        <w:sz w:val="18"/>
        <w:szCs w:val="18"/>
      </w:rPr>
      <w:t>Donnerstag, 9.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DE957" w14:textId="77777777" w:rsidR="0002349B" w:rsidRDefault="0002349B">
      <w:r>
        <w:separator/>
      </w:r>
    </w:p>
  </w:footnote>
  <w:footnote w:type="continuationSeparator" w:id="0">
    <w:p w14:paraId="4B5528C0" w14:textId="77777777" w:rsidR="0002349B" w:rsidRDefault="00023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xmlns="">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6"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73" type="#_x0000_t75" style="width:3in;height:3in" o:bullet="t"/>
    </w:pict>
  </w:numPicBullet>
  <w:numPicBullet w:numPicBulletId="1">
    <w:pict>
      <v:shape id="_x0000_i3874" type="#_x0000_t75" style="width:3in;height:3in" o:bullet="t"/>
    </w:pict>
  </w:numPicBullet>
  <w:numPicBullet w:numPicBulletId="2">
    <w:pict>
      <v:shape id="_x0000_i3875"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5"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6"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8462743"/>
    <w:multiLevelType w:val="hybridMultilevel"/>
    <w:tmpl w:val="0AA0D894"/>
    <w:lvl w:ilvl="0" w:tplc="5D8AF700">
      <w:start w:val="1"/>
      <w:numFmt w:val="decimal"/>
      <w:lvlText w:val="%1."/>
      <w:lvlJc w:val="left"/>
      <w:pPr>
        <w:ind w:left="360" w:hanging="360"/>
      </w:pPr>
      <w:rPr>
        <w:rFonts w:ascii="Arial" w:eastAsia="Times New Roman" w:hAnsi="Arial" w:cs="Times New Roman"/>
        <w:b/>
        <w:bCs/>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6"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4"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3"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2"/>
  </w:num>
  <w:num w:numId="2">
    <w:abstractNumId w:val="37"/>
  </w:num>
  <w:num w:numId="3">
    <w:abstractNumId w:val="10"/>
  </w:num>
  <w:num w:numId="4">
    <w:abstractNumId w:val="29"/>
  </w:num>
  <w:num w:numId="5">
    <w:abstractNumId w:val="6"/>
  </w:num>
  <w:num w:numId="6">
    <w:abstractNumId w:val="7"/>
  </w:num>
  <w:num w:numId="7">
    <w:abstractNumId w:val="8"/>
  </w:num>
  <w:num w:numId="8">
    <w:abstractNumId w:val="9"/>
  </w:num>
  <w:num w:numId="9">
    <w:abstractNumId w:val="33"/>
  </w:num>
  <w:num w:numId="10">
    <w:abstractNumId w:val="11"/>
  </w:num>
  <w:num w:numId="11">
    <w:abstractNumId w:val="31"/>
  </w:num>
  <w:num w:numId="12">
    <w:abstractNumId w:val="12"/>
  </w:num>
  <w:num w:numId="13">
    <w:abstractNumId w:val="30"/>
  </w:num>
  <w:num w:numId="14">
    <w:abstractNumId w:val="21"/>
  </w:num>
  <w:num w:numId="15">
    <w:abstractNumId w:val="36"/>
  </w:num>
  <w:num w:numId="16">
    <w:abstractNumId w:val="39"/>
  </w:num>
  <w:num w:numId="17">
    <w:abstractNumId w:val="5"/>
  </w:num>
  <w:num w:numId="18">
    <w:abstractNumId w:val="4"/>
  </w:num>
  <w:num w:numId="19">
    <w:abstractNumId w:val="3"/>
  </w:num>
  <w:num w:numId="20">
    <w:abstractNumId w:val="2"/>
  </w:num>
  <w:num w:numId="21">
    <w:abstractNumId w:val="1"/>
  </w:num>
  <w:num w:numId="22">
    <w:abstractNumId w:val="46"/>
  </w:num>
  <w:num w:numId="23">
    <w:abstractNumId w:val="23"/>
  </w:num>
  <w:num w:numId="24">
    <w:abstractNumId w:val="22"/>
  </w:num>
  <w:num w:numId="25">
    <w:abstractNumId w:val="40"/>
  </w:num>
  <w:num w:numId="26">
    <w:abstractNumId w:val="52"/>
  </w:num>
  <w:num w:numId="27">
    <w:abstractNumId w:val="32"/>
  </w:num>
  <w:num w:numId="28">
    <w:abstractNumId w:val="38"/>
  </w:num>
  <w:num w:numId="29">
    <w:abstractNumId w:val="50"/>
  </w:num>
  <w:num w:numId="30">
    <w:abstractNumId w:val="51"/>
  </w:num>
  <w:num w:numId="31">
    <w:abstractNumId w:val="48"/>
  </w:num>
  <w:num w:numId="32">
    <w:abstractNumId w:val="17"/>
  </w:num>
  <w:num w:numId="33">
    <w:abstractNumId w:val="34"/>
  </w:num>
  <w:num w:numId="34">
    <w:abstractNumId w:val="47"/>
  </w:num>
  <w:num w:numId="35">
    <w:abstractNumId w:val="15"/>
  </w:num>
  <w:num w:numId="36">
    <w:abstractNumId w:val="53"/>
  </w:num>
  <w:num w:numId="37">
    <w:abstractNumId w:val="25"/>
  </w:num>
  <w:num w:numId="38">
    <w:abstractNumId w:val="13"/>
  </w:num>
  <w:num w:numId="39">
    <w:abstractNumId w:val="43"/>
  </w:num>
  <w:num w:numId="40">
    <w:abstractNumId w:val="24"/>
  </w:num>
  <w:num w:numId="41">
    <w:abstractNumId w:val="14"/>
  </w:num>
  <w:num w:numId="42">
    <w:abstractNumId w:val="41"/>
  </w:num>
  <w:num w:numId="43">
    <w:abstractNumId w:val="27"/>
  </w:num>
  <w:num w:numId="44">
    <w:abstractNumId w:val="26"/>
  </w:num>
  <w:num w:numId="45">
    <w:abstractNumId w:val="18"/>
  </w:num>
  <w:num w:numId="46">
    <w:abstractNumId w:val="35"/>
  </w:num>
  <w:num w:numId="47">
    <w:abstractNumId w:val="49"/>
  </w:num>
  <w:num w:numId="48">
    <w:abstractNumId w:val="0"/>
  </w:num>
  <w:num w:numId="49">
    <w:abstractNumId w:val="28"/>
  </w:num>
  <w:num w:numId="50">
    <w:abstractNumId w:val="19"/>
  </w:num>
  <w:num w:numId="51">
    <w:abstractNumId w:val="44"/>
  </w:num>
  <w:num w:numId="52">
    <w:abstractNumId w:val="45"/>
  </w:num>
  <w:num w:numId="53">
    <w:abstractNumId w:val="20"/>
  </w:num>
  <w:num w:numId="54">
    <w:abstractNumId w:val="16"/>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 Blu">
    <w15:presenceInfo w15:providerId="Windows Live" w15:userId="4e3296e9866593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80B21"/>
    <w:rsid w:val="00092586"/>
    <w:rsid w:val="000A2A1F"/>
    <w:rsid w:val="000B3D15"/>
    <w:rsid w:val="000B47A2"/>
    <w:rsid w:val="000B783A"/>
    <w:rsid w:val="000C35A1"/>
    <w:rsid w:val="000C7E4A"/>
    <w:rsid w:val="000D06E2"/>
    <w:rsid w:val="000D6E7F"/>
    <w:rsid w:val="00110BBE"/>
    <w:rsid w:val="00111ECD"/>
    <w:rsid w:val="00123A4B"/>
    <w:rsid w:val="00127ED7"/>
    <w:rsid w:val="001429DF"/>
    <w:rsid w:val="001437E5"/>
    <w:rsid w:val="001522C0"/>
    <w:rsid w:val="0015278E"/>
    <w:rsid w:val="00160F7B"/>
    <w:rsid w:val="001621A0"/>
    <w:rsid w:val="00176E1E"/>
    <w:rsid w:val="001818D2"/>
    <w:rsid w:val="001A11F3"/>
    <w:rsid w:val="001A514F"/>
    <w:rsid w:val="001B20C0"/>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8109C"/>
    <w:rsid w:val="002B0B9F"/>
    <w:rsid w:val="002B3F7E"/>
    <w:rsid w:val="002B5097"/>
    <w:rsid w:val="002B57FF"/>
    <w:rsid w:val="002C6F44"/>
    <w:rsid w:val="002D2C7E"/>
    <w:rsid w:val="002D54A6"/>
    <w:rsid w:val="002F6E9A"/>
    <w:rsid w:val="00302C56"/>
    <w:rsid w:val="003038F7"/>
    <w:rsid w:val="00314A72"/>
    <w:rsid w:val="00315FAF"/>
    <w:rsid w:val="003254C5"/>
    <w:rsid w:val="00326E2A"/>
    <w:rsid w:val="00327593"/>
    <w:rsid w:val="00342169"/>
    <w:rsid w:val="00361C01"/>
    <w:rsid w:val="00366DB5"/>
    <w:rsid w:val="00376C53"/>
    <w:rsid w:val="0038654A"/>
    <w:rsid w:val="003A3535"/>
    <w:rsid w:val="003B16C9"/>
    <w:rsid w:val="003B1831"/>
    <w:rsid w:val="003B614F"/>
    <w:rsid w:val="003C351B"/>
    <w:rsid w:val="003C5E2C"/>
    <w:rsid w:val="003D3F23"/>
    <w:rsid w:val="003F6C55"/>
    <w:rsid w:val="004009E9"/>
    <w:rsid w:val="00407C79"/>
    <w:rsid w:val="00412D39"/>
    <w:rsid w:val="00423414"/>
    <w:rsid w:val="00452801"/>
    <w:rsid w:val="004572A3"/>
    <w:rsid w:val="00475763"/>
    <w:rsid w:val="004A40A7"/>
    <w:rsid w:val="004B5891"/>
    <w:rsid w:val="004B5A12"/>
    <w:rsid w:val="004D5799"/>
    <w:rsid w:val="004D5AF3"/>
    <w:rsid w:val="004E0483"/>
    <w:rsid w:val="004E065F"/>
    <w:rsid w:val="004E68AF"/>
    <w:rsid w:val="004F509E"/>
    <w:rsid w:val="004F70DF"/>
    <w:rsid w:val="00510DD1"/>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7F28"/>
    <w:rsid w:val="005E0DA6"/>
    <w:rsid w:val="005E7AF8"/>
    <w:rsid w:val="005F0E31"/>
    <w:rsid w:val="005F537C"/>
    <w:rsid w:val="005F6507"/>
    <w:rsid w:val="006018EB"/>
    <w:rsid w:val="0060497F"/>
    <w:rsid w:val="006108D8"/>
    <w:rsid w:val="00631838"/>
    <w:rsid w:val="0065395C"/>
    <w:rsid w:val="00692FA2"/>
    <w:rsid w:val="0069642A"/>
    <w:rsid w:val="006A4A99"/>
    <w:rsid w:val="006B01B2"/>
    <w:rsid w:val="006C2DAD"/>
    <w:rsid w:val="006C7923"/>
    <w:rsid w:val="007132FC"/>
    <w:rsid w:val="00735F64"/>
    <w:rsid w:val="00741011"/>
    <w:rsid w:val="007459C3"/>
    <w:rsid w:val="007462DA"/>
    <w:rsid w:val="00750E56"/>
    <w:rsid w:val="00753360"/>
    <w:rsid w:val="00753FDA"/>
    <w:rsid w:val="00757784"/>
    <w:rsid w:val="007759CA"/>
    <w:rsid w:val="00776C4F"/>
    <w:rsid w:val="0077745E"/>
    <w:rsid w:val="00784295"/>
    <w:rsid w:val="007879C8"/>
    <w:rsid w:val="007A4EDE"/>
    <w:rsid w:val="007B6745"/>
    <w:rsid w:val="007C13B7"/>
    <w:rsid w:val="007F0A4F"/>
    <w:rsid w:val="00802114"/>
    <w:rsid w:val="00802ADC"/>
    <w:rsid w:val="00813388"/>
    <w:rsid w:val="00827945"/>
    <w:rsid w:val="008338A4"/>
    <w:rsid w:val="00847D32"/>
    <w:rsid w:val="0085341A"/>
    <w:rsid w:val="00855B8C"/>
    <w:rsid w:val="00877243"/>
    <w:rsid w:val="0088271E"/>
    <w:rsid w:val="00882E54"/>
    <w:rsid w:val="008875DE"/>
    <w:rsid w:val="008923F3"/>
    <w:rsid w:val="008A0C9A"/>
    <w:rsid w:val="008A2509"/>
    <w:rsid w:val="008A6675"/>
    <w:rsid w:val="008B5145"/>
    <w:rsid w:val="008E6185"/>
    <w:rsid w:val="008E7C73"/>
    <w:rsid w:val="008F04C5"/>
    <w:rsid w:val="008F18B2"/>
    <w:rsid w:val="00901ACA"/>
    <w:rsid w:val="00905F91"/>
    <w:rsid w:val="009066FF"/>
    <w:rsid w:val="00910B4F"/>
    <w:rsid w:val="00911F6B"/>
    <w:rsid w:val="00927FB9"/>
    <w:rsid w:val="00936B69"/>
    <w:rsid w:val="009449DD"/>
    <w:rsid w:val="00946DE4"/>
    <w:rsid w:val="009532B9"/>
    <w:rsid w:val="00972228"/>
    <w:rsid w:val="0099446A"/>
    <w:rsid w:val="009B16BB"/>
    <w:rsid w:val="009B2629"/>
    <w:rsid w:val="009B797E"/>
    <w:rsid w:val="009C6C66"/>
    <w:rsid w:val="009C7187"/>
    <w:rsid w:val="009D70B3"/>
    <w:rsid w:val="009E68DA"/>
    <w:rsid w:val="009F0BF8"/>
    <w:rsid w:val="009F1624"/>
    <w:rsid w:val="009F3AC1"/>
    <w:rsid w:val="009F4398"/>
    <w:rsid w:val="00A05CE3"/>
    <w:rsid w:val="00A11139"/>
    <w:rsid w:val="00A13CDB"/>
    <w:rsid w:val="00A25A68"/>
    <w:rsid w:val="00A25F4D"/>
    <w:rsid w:val="00A30247"/>
    <w:rsid w:val="00A30F9C"/>
    <w:rsid w:val="00A35CB5"/>
    <w:rsid w:val="00A3724B"/>
    <w:rsid w:val="00A4058A"/>
    <w:rsid w:val="00A501E5"/>
    <w:rsid w:val="00A525D9"/>
    <w:rsid w:val="00A61F1F"/>
    <w:rsid w:val="00A868FA"/>
    <w:rsid w:val="00A87B91"/>
    <w:rsid w:val="00AA3F34"/>
    <w:rsid w:val="00AB1389"/>
    <w:rsid w:val="00AB2202"/>
    <w:rsid w:val="00AB69EE"/>
    <w:rsid w:val="00AC3707"/>
    <w:rsid w:val="00AC4B75"/>
    <w:rsid w:val="00AD2A47"/>
    <w:rsid w:val="00AF1522"/>
    <w:rsid w:val="00B05FDF"/>
    <w:rsid w:val="00B06937"/>
    <w:rsid w:val="00B11CBC"/>
    <w:rsid w:val="00B1711D"/>
    <w:rsid w:val="00B32340"/>
    <w:rsid w:val="00B531FB"/>
    <w:rsid w:val="00B729A1"/>
    <w:rsid w:val="00B7370E"/>
    <w:rsid w:val="00B84E3E"/>
    <w:rsid w:val="00B91E03"/>
    <w:rsid w:val="00BB0538"/>
    <w:rsid w:val="00BC2833"/>
    <w:rsid w:val="00C01F68"/>
    <w:rsid w:val="00C40D7C"/>
    <w:rsid w:val="00C42CB2"/>
    <w:rsid w:val="00C43E7C"/>
    <w:rsid w:val="00C53B2A"/>
    <w:rsid w:val="00C62DF9"/>
    <w:rsid w:val="00C730AC"/>
    <w:rsid w:val="00C76DC9"/>
    <w:rsid w:val="00C806D1"/>
    <w:rsid w:val="00C96E5B"/>
    <w:rsid w:val="00C9750C"/>
    <w:rsid w:val="00CA4029"/>
    <w:rsid w:val="00CB0773"/>
    <w:rsid w:val="00CB36E2"/>
    <w:rsid w:val="00CE3BFF"/>
    <w:rsid w:val="00CF5607"/>
    <w:rsid w:val="00D049C4"/>
    <w:rsid w:val="00D15FF1"/>
    <w:rsid w:val="00D278AF"/>
    <w:rsid w:val="00D3057D"/>
    <w:rsid w:val="00D31FBD"/>
    <w:rsid w:val="00D34217"/>
    <w:rsid w:val="00D47994"/>
    <w:rsid w:val="00D526F1"/>
    <w:rsid w:val="00D52802"/>
    <w:rsid w:val="00D5284B"/>
    <w:rsid w:val="00D64939"/>
    <w:rsid w:val="00D704C1"/>
    <w:rsid w:val="00D776AC"/>
    <w:rsid w:val="00DA5E6F"/>
    <w:rsid w:val="00DA6695"/>
    <w:rsid w:val="00DB2577"/>
    <w:rsid w:val="00DD20C1"/>
    <w:rsid w:val="00DD4D4B"/>
    <w:rsid w:val="00DD7E49"/>
    <w:rsid w:val="00DE0C8A"/>
    <w:rsid w:val="00DE74C2"/>
    <w:rsid w:val="00E05B4A"/>
    <w:rsid w:val="00E061C4"/>
    <w:rsid w:val="00E07E7A"/>
    <w:rsid w:val="00E12AFF"/>
    <w:rsid w:val="00E2395C"/>
    <w:rsid w:val="00E254E3"/>
    <w:rsid w:val="00E30763"/>
    <w:rsid w:val="00E32970"/>
    <w:rsid w:val="00E34BEE"/>
    <w:rsid w:val="00E360F6"/>
    <w:rsid w:val="00E811F7"/>
    <w:rsid w:val="00E81D73"/>
    <w:rsid w:val="00E83573"/>
    <w:rsid w:val="00EA5DA7"/>
    <w:rsid w:val="00EB336D"/>
    <w:rsid w:val="00EB5FB4"/>
    <w:rsid w:val="00EE3BB6"/>
    <w:rsid w:val="00EF09DE"/>
    <w:rsid w:val="00EF24D3"/>
    <w:rsid w:val="00EF395D"/>
    <w:rsid w:val="00F04DD4"/>
    <w:rsid w:val="00F071E9"/>
    <w:rsid w:val="00F217A2"/>
    <w:rsid w:val="00F218EE"/>
    <w:rsid w:val="00F23A56"/>
    <w:rsid w:val="00F33E69"/>
    <w:rsid w:val="00F34BF8"/>
    <w:rsid w:val="00F37079"/>
    <w:rsid w:val="00F40482"/>
    <w:rsid w:val="00F43173"/>
    <w:rsid w:val="00F456B5"/>
    <w:rsid w:val="00F478A8"/>
    <w:rsid w:val="00F50596"/>
    <w:rsid w:val="00F54DDF"/>
    <w:rsid w:val="00F64B10"/>
    <w:rsid w:val="00F72262"/>
    <w:rsid w:val="00F81431"/>
    <w:rsid w:val="00F83F27"/>
    <w:rsid w:val="00F8650C"/>
    <w:rsid w:val="00F9022D"/>
    <w:rsid w:val="00F91137"/>
    <w:rsid w:val="00FB40CA"/>
    <w:rsid w:val="00FB7419"/>
    <w:rsid w:val="00FC1C9E"/>
    <w:rsid w:val="00FC2D2D"/>
    <w:rsid w:val="00FC3408"/>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Change w:id="0" w:author="Levi Blu" w:date="2025-01-06T15:48:00Z">
        <w:pPr>
          <w:spacing w:after="100" w:line="360" w:lineRule="auto"/>
          <w:ind w:right="419"/>
          <w:jc w:val="both"/>
        </w:pPr>
      </w:pPrChange>
    </w:pPr>
    <w:rPr>
      <w:color w:val="000000" w:themeColor="text1"/>
      <w:sz w:val="20"/>
      <w:rPrChange w:id="0" w:author="Levi Blu" w:date="2025-01-06T15:48:00Z">
        <w:rPr>
          <w:rFonts w:ascii="Arial" w:hAnsi="Arial"/>
          <w:color w:val="000000" w:themeColor="text1"/>
          <w:lang w:val="de-DE" w:eastAsia="de-DE" w:bidi="ar-SA"/>
        </w:rPr>
      </w:rPrChange>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umpy.org/:" TargetMode="External"/><Relationship Id="rId39" Type="http://schemas.openxmlformats.org/officeDocument/2006/relationships/hyperlink" Target="https://www.theguardian.com/" TargetMode="External"/><Relationship Id="rId21" Type="http://schemas.openxmlformats.org/officeDocument/2006/relationships/image" Target="media/image12.png"/><Relationship Id="rId34" Type="http://schemas.openxmlformats.org/officeDocument/2006/relationships/hyperlink" Target="https://docs.python.org/3/library/re.html" TargetMode="External"/><Relationship Id="rId42" Type="http://schemas.openxmlformats.org/officeDocument/2006/relationships/hyperlink" Target="http://jugend-forscht.de/teilnahme/ablauf/schriftliche-arbeit.html"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requests.readthedocs.io/en/ma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www.crummy.com/software/BeautifulSoup/:" TargetMode="External"/><Relationship Id="rId32" Type="http://schemas.openxmlformats.org/officeDocument/2006/relationships/hyperlink" Target="https://docs.python.org/3/library/sqlite3.html" TargetMode="External"/><Relationship Id="rId37" Type="http://schemas.openxmlformats.org/officeDocument/2006/relationships/hyperlink" Target="https://colab.google/" TargetMode="External"/><Relationship Id="rId40" Type="http://schemas.openxmlformats.org/officeDocument/2006/relationships/hyperlink" Target="https://www.nytimes.co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ython.org/:" TargetMode="External"/><Relationship Id="rId28" Type="http://schemas.openxmlformats.org/officeDocument/2006/relationships/hyperlink" Target="https://plotly.com/" TargetMode="External"/><Relationship Id="rId36" Type="http://schemas.openxmlformats.org/officeDocument/2006/relationships/hyperlink" Target="https://textblob.readthedocs.io/en/de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selenium.dev/"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andas.pydata.org/:" TargetMode="External"/><Relationship Id="rId30" Type="http://schemas.openxmlformats.org/officeDocument/2006/relationships/hyperlink" Target="https://scikit-learn.org/" TargetMode="External"/><Relationship Id="rId35" Type="http://schemas.openxmlformats.org/officeDocument/2006/relationships/hyperlink" Target="https://streamlit.io/" TargetMode="Externa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hyperlink" Target="https://wv.jugend-forscht.de/projects/edit/115225/"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hyperlink" Target="https://matplotlib.org/:" TargetMode="External"/><Relationship Id="rId33" Type="http://schemas.openxmlformats.org/officeDocument/2006/relationships/hyperlink" Target="https://www.sqlite.org/:" TargetMode="External"/><Relationship Id="rId38" Type="http://schemas.openxmlformats.org/officeDocument/2006/relationships/hyperlink" Target="https://jupyter.org/"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aws.amazon.com/d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4292</Words>
  <Characters>24466</Characters>
  <Application>Microsoft Office Word</Application>
  <DocSecurity>0</DocSecurity>
  <Lines>203</Lines>
  <Paragraphs>57</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28701</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12</cp:revision>
  <cp:lastPrinted>2019-08-13T10:41:00Z</cp:lastPrinted>
  <dcterms:created xsi:type="dcterms:W3CDTF">2024-10-11T07:09:00Z</dcterms:created>
  <dcterms:modified xsi:type="dcterms:W3CDTF">2025-01-06T16:01:00Z</dcterms:modified>
</cp:coreProperties>
</file>